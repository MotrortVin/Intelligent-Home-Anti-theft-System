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86F94E" w14:textId="77777777" w:rsidR="00B43A9F" w:rsidRDefault="00B43A9F">
      <w:pPr>
        <w:pStyle w:val="ae"/>
      </w:pPr>
      <w:r>
        <w:t xml:space="preserve">  </w:t>
      </w:r>
    </w:p>
    <w:p w14:paraId="6916E34D" w14:textId="77777777" w:rsidR="00B43A9F" w:rsidRDefault="00B43A9F"/>
    <w:p w14:paraId="2E1AE321" w14:textId="77777777" w:rsidR="00B43A9F" w:rsidRDefault="00B43A9F">
      <w:pPr>
        <w:pStyle w:val="ac"/>
        <w:spacing w:line="360" w:lineRule="auto"/>
      </w:pPr>
    </w:p>
    <w:p w14:paraId="588840E1" w14:textId="77777777" w:rsidR="00B43A9F" w:rsidRDefault="00B43A9F"/>
    <w:p w14:paraId="7E2DD40C" w14:textId="77777777" w:rsidR="00B43A9F" w:rsidRDefault="00B43A9F"/>
    <w:p w14:paraId="3F2CC82C" w14:textId="77777777" w:rsidR="00B43A9F" w:rsidRDefault="00B43A9F">
      <w:pPr>
        <w:ind w:firstLin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47"/>
        <w:gridCol w:w="1155"/>
        <w:gridCol w:w="1575"/>
        <w:gridCol w:w="2068"/>
        <w:gridCol w:w="1995"/>
      </w:tblGrid>
      <w:tr w:rsidR="00866141" w14:paraId="4ACA97EA" w14:textId="77777777">
        <w:trPr>
          <w:trHeight w:val="540"/>
          <w:jc w:val="center"/>
        </w:trPr>
        <w:tc>
          <w:tcPr>
            <w:tcW w:w="1047" w:type="dxa"/>
            <w:tcBorders>
              <w:top w:val="double" w:sz="4" w:space="0" w:color="auto"/>
              <w:left w:val="double" w:sz="4" w:space="0" w:color="auto"/>
            </w:tcBorders>
            <w:vAlign w:val="center"/>
          </w:tcPr>
          <w:p w14:paraId="3408048B" w14:textId="77777777" w:rsidR="00866141" w:rsidRDefault="00866141">
            <w:pPr>
              <w:pStyle w:val="TableTitle"/>
              <w:spacing w:before="0"/>
              <w:rPr>
                <w:rFonts w:eastAsia="隶书"/>
              </w:rPr>
            </w:pPr>
            <w:r>
              <w:rPr>
                <w:rFonts w:eastAsia="隶书" w:hint="eastAsia"/>
              </w:rPr>
              <w:lastRenderedPageBreak/>
              <w:t>姓名</w:t>
            </w:r>
          </w:p>
        </w:tc>
        <w:tc>
          <w:tcPr>
            <w:tcW w:w="1155" w:type="dxa"/>
            <w:tcBorders>
              <w:top w:val="double" w:sz="4" w:space="0" w:color="auto"/>
              <w:left w:val="double" w:sz="4" w:space="0" w:color="auto"/>
            </w:tcBorders>
            <w:vAlign w:val="center"/>
          </w:tcPr>
          <w:p w14:paraId="32A32A0E" w14:textId="77777777" w:rsidR="00866141" w:rsidRDefault="00866141">
            <w:pPr>
              <w:ind w:firstLine="0"/>
              <w:jc w:val="center"/>
              <w:rPr>
                <w:rFonts w:eastAsia="隶书"/>
              </w:rPr>
            </w:pPr>
            <w:r>
              <w:rPr>
                <w:rFonts w:eastAsia="隶书" w:hint="eastAsia"/>
              </w:rPr>
              <w:t>班级</w:t>
            </w:r>
          </w:p>
        </w:tc>
        <w:tc>
          <w:tcPr>
            <w:tcW w:w="1575" w:type="dxa"/>
            <w:tcBorders>
              <w:top w:val="double" w:sz="4" w:space="0" w:color="auto"/>
            </w:tcBorders>
            <w:vAlign w:val="center"/>
          </w:tcPr>
          <w:p w14:paraId="38912198" w14:textId="77777777" w:rsidR="00866141" w:rsidRDefault="00866141">
            <w:pPr>
              <w:ind w:firstLine="0"/>
              <w:jc w:val="center"/>
              <w:rPr>
                <w:rFonts w:eastAsia="隶书"/>
              </w:rPr>
            </w:pPr>
            <w:r>
              <w:rPr>
                <w:rFonts w:eastAsia="隶书" w:hint="eastAsia"/>
              </w:rPr>
              <w:t>学号</w:t>
            </w:r>
          </w:p>
        </w:tc>
        <w:tc>
          <w:tcPr>
            <w:tcW w:w="2068" w:type="dxa"/>
            <w:tcBorders>
              <w:top w:val="double" w:sz="4" w:space="0" w:color="auto"/>
              <w:right w:val="single" w:sz="4" w:space="0" w:color="auto"/>
            </w:tcBorders>
            <w:vAlign w:val="center"/>
          </w:tcPr>
          <w:p w14:paraId="32C29B23" w14:textId="77777777" w:rsidR="00866141" w:rsidRDefault="00866141">
            <w:pPr>
              <w:ind w:firstLine="0"/>
              <w:jc w:val="center"/>
              <w:rPr>
                <w:rFonts w:eastAsia="隶书"/>
              </w:rPr>
            </w:pPr>
            <w:r>
              <w:rPr>
                <w:rFonts w:eastAsia="隶书" w:hint="eastAsia"/>
              </w:rPr>
              <w:t>具体负责的工作</w:t>
            </w:r>
          </w:p>
        </w:tc>
        <w:tc>
          <w:tcPr>
            <w:tcW w:w="1995" w:type="dxa"/>
            <w:tcBorders>
              <w:top w:val="double" w:sz="4" w:space="0" w:color="auto"/>
              <w:left w:val="single" w:sz="4" w:space="0" w:color="auto"/>
              <w:right w:val="double" w:sz="4" w:space="0" w:color="auto"/>
            </w:tcBorders>
            <w:vAlign w:val="center"/>
          </w:tcPr>
          <w:p w14:paraId="6EC65C2A" w14:textId="77777777" w:rsidR="00866141" w:rsidRDefault="00B608CA" w:rsidP="00B608CA">
            <w:pPr>
              <w:ind w:firstLine="0"/>
              <w:jc w:val="center"/>
              <w:rPr>
                <w:rFonts w:eastAsia="隶书"/>
              </w:rPr>
            </w:pPr>
            <w:r>
              <w:rPr>
                <w:rFonts w:eastAsia="隶书" w:hint="eastAsia"/>
              </w:rPr>
              <w:t>联系方式</w:t>
            </w:r>
          </w:p>
        </w:tc>
      </w:tr>
      <w:tr w:rsidR="00161DE8" w14:paraId="19B32699" w14:textId="77777777">
        <w:trPr>
          <w:trHeight w:val="540"/>
          <w:jc w:val="center"/>
        </w:trPr>
        <w:tc>
          <w:tcPr>
            <w:tcW w:w="1047" w:type="dxa"/>
            <w:tcBorders>
              <w:left w:val="double" w:sz="4" w:space="0" w:color="auto"/>
            </w:tcBorders>
            <w:vAlign w:val="center"/>
          </w:tcPr>
          <w:p w14:paraId="5932D222" w14:textId="77777777" w:rsidR="00161DE8" w:rsidRDefault="00161DE8" w:rsidP="00161DE8">
            <w:pPr>
              <w:ind w:firstLine="0"/>
              <w:jc w:val="center"/>
              <w:rPr>
                <w:rFonts w:eastAsia="隶书"/>
              </w:rPr>
            </w:pPr>
            <w:r>
              <w:rPr>
                <w:rFonts w:eastAsia="隶书" w:hint="eastAsia"/>
              </w:rPr>
              <w:t>赵子文</w:t>
            </w:r>
          </w:p>
        </w:tc>
        <w:tc>
          <w:tcPr>
            <w:tcW w:w="1155" w:type="dxa"/>
            <w:tcBorders>
              <w:left w:val="double" w:sz="4" w:space="0" w:color="auto"/>
            </w:tcBorders>
            <w:vAlign w:val="center"/>
          </w:tcPr>
          <w:p w14:paraId="0DB4524C" w14:textId="77777777" w:rsidR="00161DE8" w:rsidRDefault="00161DE8" w:rsidP="00161DE8">
            <w:pPr>
              <w:ind w:firstLine="0"/>
              <w:jc w:val="center"/>
              <w:rPr>
                <w:rFonts w:eastAsia="隶书"/>
              </w:rPr>
            </w:pPr>
            <w:r>
              <w:rPr>
                <w:rFonts w:eastAsia="隶书" w:hint="eastAsia"/>
              </w:rPr>
              <w:t>F1603104</w:t>
            </w:r>
          </w:p>
        </w:tc>
        <w:tc>
          <w:tcPr>
            <w:tcW w:w="1575" w:type="dxa"/>
            <w:vAlign w:val="center"/>
          </w:tcPr>
          <w:p w14:paraId="59C5EF52" w14:textId="77777777" w:rsidR="00161DE8" w:rsidRDefault="00161DE8" w:rsidP="00161DE8">
            <w:pPr>
              <w:ind w:firstLine="0"/>
              <w:jc w:val="center"/>
              <w:rPr>
                <w:rFonts w:eastAsia="隶书"/>
              </w:rPr>
            </w:pPr>
            <w:r>
              <w:rPr>
                <w:rFonts w:eastAsia="隶书" w:hint="eastAsia"/>
              </w:rPr>
              <w:t>516021910718</w:t>
            </w:r>
          </w:p>
        </w:tc>
        <w:tc>
          <w:tcPr>
            <w:tcW w:w="2068" w:type="dxa"/>
            <w:tcBorders>
              <w:right w:val="single" w:sz="4" w:space="0" w:color="auto"/>
            </w:tcBorders>
            <w:vAlign w:val="center"/>
          </w:tcPr>
          <w:p w14:paraId="197B0218" w14:textId="77777777" w:rsidR="00161DE8" w:rsidRDefault="00161DE8" w:rsidP="00161DE8">
            <w:pPr>
              <w:ind w:firstLine="0"/>
              <w:jc w:val="center"/>
              <w:rPr>
                <w:rFonts w:eastAsia="隶书"/>
              </w:rPr>
            </w:pPr>
            <w:r>
              <w:rPr>
                <w:rFonts w:eastAsia="隶书" w:hint="eastAsia"/>
              </w:rPr>
              <w:t>U</w:t>
            </w:r>
            <w:r>
              <w:rPr>
                <w:rFonts w:eastAsia="隶书"/>
              </w:rPr>
              <w:t>I</w:t>
            </w:r>
            <w:r>
              <w:rPr>
                <w:rFonts w:eastAsia="隶书" w:hint="eastAsia"/>
              </w:rPr>
              <w:t>界面及编程、</w:t>
            </w:r>
          </w:p>
          <w:p w14:paraId="1F0C1C60" w14:textId="77777777" w:rsidR="00161DE8" w:rsidRDefault="00161DE8" w:rsidP="00161DE8">
            <w:pPr>
              <w:ind w:firstLine="0"/>
              <w:jc w:val="center"/>
              <w:rPr>
                <w:rFonts w:eastAsia="隶书"/>
              </w:rPr>
            </w:pPr>
            <w:r>
              <w:rPr>
                <w:rFonts w:eastAsia="隶书" w:hint="eastAsia"/>
              </w:rPr>
              <w:t>P</w:t>
            </w:r>
            <w:r>
              <w:rPr>
                <w:rFonts w:eastAsia="隶书"/>
              </w:rPr>
              <w:t>LC</w:t>
            </w:r>
            <w:r>
              <w:rPr>
                <w:rFonts w:eastAsia="隶书" w:hint="eastAsia"/>
              </w:rPr>
              <w:t>与触摸屏连接、</w:t>
            </w:r>
          </w:p>
          <w:p w14:paraId="2EA9578F" w14:textId="77777777" w:rsidR="00161DE8" w:rsidRDefault="00161DE8" w:rsidP="00161DE8">
            <w:pPr>
              <w:ind w:firstLine="0"/>
              <w:jc w:val="center"/>
              <w:rPr>
                <w:rFonts w:eastAsia="隶书"/>
              </w:rPr>
            </w:pPr>
            <w:r>
              <w:rPr>
                <w:rFonts w:eastAsia="隶书" w:hint="eastAsia"/>
              </w:rPr>
              <w:t>实物模型搭建</w:t>
            </w:r>
          </w:p>
        </w:tc>
        <w:tc>
          <w:tcPr>
            <w:tcW w:w="1995" w:type="dxa"/>
            <w:tcBorders>
              <w:left w:val="single" w:sz="4" w:space="0" w:color="auto"/>
              <w:right w:val="double" w:sz="4" w:space="0" w:color="auto"/>
            </w:tcBorders>
            <w:vAlign w:val="center"/>
          </w:tcPr>
          <w:p w14:paraId="3190C3C5" w14:textId="77777777" w:rsidR="00161DE8" w:rsidRPr="00FB5FAB" w:rsidRDefault="00161DE8" w:rsidP="00161DE8">
            <w:pPr>
              <w:ind w:firstLine="0"/>
              <w:jc w:val="center"/>
              <w:rPr>
                <w:rFonts w:eastAsia="隶书"/>
              </w:rPr>
            </w:pPr>
            <w:r>
              <w:rPr>
                <w:rFonts w:eastAsia="隶书" w:hint="eastAsia"/>
              </w:rPr>
              <w:t>13262610098</w:t>
            </w:r>
          </w:p>
        </w:tc>
      </w:tr>
      <w:tr w:rsidR="00161DE8" w14:paraId="7C7577CF" w14:textId="77777777">
        <w:trPr>
          <w:trHeight w:val="540"/>
          <w:jc w:val="center"/>
        </w:trPr>
        <w:tc>
          <w:tcPr>
            <w:tcW w:w="1047" w:type="dxa"/>
            <w:tcBorders>
              <w:left w:val="double" w:sz="4" w:space="0" w:color="auto"/>
            </w:tcBorders>
            <w:vAlign w:val="center"/>
          </w:tcPr>
          <w:p w14:paraId="08DC80BF" w14:textId="77777777" w:rsidR="00161DE8" w:rsidRDefault="003A7B2E" w:rsidP="00161DE8">
            <w:pPr>
              <w:ind w:firstLine="0"/>
              <w:jc w:val="center"/>
              <w:rPr>
                <w:rFonts w:eastAsia="隶书"/>
              </w:rPr>
            </w:pPr>
            <w:r>
              <w:rPr>
                <w:rFonts w:eastAsia="隶书" w:hint="eastAsia"/>
              </w:rPr>
              <w:t>顾崇寅</w:t>
            </w:r>
          </w:p>
        </w:tc>
        <w:tc>
          <w:tcPr>
            <w:tcW w:w="1155" w:type="dxa"/>
            <w:tcBorders>
              <w:left w:val="double" w:sz="4" w:space="0" w:color="auto"/>
            </w:tcBorders>
            <w:vAlign w:val="center"/>
          </w:tcPr>
          <w:p w14:paraId="0E43C59A" w14:textId="77777777" w:rsidR="00161DE8" w:rsidRDefault="003A7B2E" w:rsidP="00161DE8">
            <w:pPr>
              <w:ind w:firstLine="0"/>
              <w:jc w:val="center"/>
              <w:rPr>
                <w:rFonts w:eastAsia="隶书"/>
              </w:rPr>
            </w:pPr>
            <w:r>
              <w:rPr>
                <w:rFonts w:eastAsia="隶书" w:hint="eastAsia"/>
              </w:rPr>
              <w:t>F1603104</w:t>
            </w:r>
          </w:p>
        </w:tc>
        <w:tc>
          <w:tcPr>
            <w:tcW w:w="1575" w:type="dxa"/>
            <w:vAlign w:val="center"/>
          </w:tcPr>
          <w:p w14:paraId="590070D9" w14:textId="77777777" w:rsidR="00161DE8" w:rsidRDefault="003A7B2E" w:rsidP="00161DE8">
            <w:pPr>
              <w:ind w:firstLine="0"/>
              <w:jc w:val="center"/>
              <w:rPr>
                <w:rFonts w:eastAsia="隶书"/>
              </w:rPr>
            </w:pPr>
            <w:r>
              <w:rPr>
                <w:rFonts w:eastAsia="隶书" w:hint="eastAsia"/>
              </w:rPr>
              <w:t>516021910791</w:t>
            </w:r>
          </w:p>
        </w:tc>
        <w:tc>
          <w:tcPr>
            <w:tcW w:w="2068" w:type="dxa"/>
            <w:tcBorders>
              <w:right w:val="single" w:sz="4" w:space="0" w:color="auto"/>
            </w:tcBorders>
            <w:vAlign w:val="center"/>
          </w:tcPr>
          <w:p w14:paraId="00F60EC0" w14:textId="77777777" w:rsidR="00161DE8" w:rsidRDefault="003A7B2E" w:rsidP="00161DE8">
            <w:pPr>
              <w:ind w:firstLine="0"/>
              <w:jc w:val="center"/>
              <w:rPr>
                <w:rFonts w:eastAsia="隶书"/>
              </w:rPr>
            </w:pPr>
            <w:r>
              <w:rPr>
                <w:rFonts w:eastAsia="隶书" w:hint="eastAsia"/>
              </w:rPr>
              <w:t>PLC</w:t>
            </w:r>
            <w:r>
              <w:rPr>
                <w:rFonts w:eastAsia="隶书" w:hint="eastAsia"/>
              </w:rPr>
              <w:t>编程、实物模型搭建、报告撰写</w:t>
            </w:r>
          </w:p>
        </w:tc>
        <w:tc>
          <w:tcPr>
            <w:tcW w:w="1995" w:type="dxa"/>
            <w:tcBorders>
              <w:left w:val="single" w:sz="4" w:space="0" w:color="auto"/>
              <w:right w:val="double" w:sz="4" w:space="0" w:color="auto"/>
            </w:tcBorders>
            <w:vAlign w:val="center"/>
          </w:tcPr>
          <w:p w14:paraId="7AA08E06" w14:textId="77777777" w:rsidR="00161DE8" w:rsidRDefault="003A7B2E" w:rsidP="00161DE8">
            <w:pPr>
              <w:ind w:firstLine="0"/>
              <w:jc w:val="center"/>
              <w:rPr>
                <w:rFonts w:eastAsia="隶书"/>
              </w:rPr>
            </w:pPr>
            <w:r w:rsidRPr="003A7B2E">
              <w:rPr>
                <w:rFonts w:eastAsia="隶书"/>
              </w:rPr>
              <w:t>18217355089</w:t>
            </w:r>
          </w:p>
        </w:tc>
      </w:tr>
      <w:tr w:rsidR="00161DE8" w14:paraId="3F791B5B" w14:textId="77777777">
        <w:trPr>
          <w:trHeight w:val="540"/>
          <w:jc w:val="center"/>
        </w:trPr>
        <w:tc>
          <w:tcPr>
            <w:tcW w:w="1047" w:type="dxa"/>
            <w:tcBorders>
              <w:left w:val="double" w:sz="4" w:space="0" w:color="auto"/>
            </w:tcBorders>
            <w:vAlign w:val="center"/>
          </w:tcPr>
          <w:p w14:paraId="418240B4" w14:textId="77777777" w:rsidR="00161DE8" w:rsidRDefault="00161DE8" w:rsidP="00161DE8">
            <w:pPr>
              <w:ind w:firstLine="0"/>
              <w:jc w:val="center"/>
              <w:rPr>
                <w:rFonts w:eastAsia="隶书"/>
              </w:rPr>
            </w:pPr>
            <w:r>
              <w:rPr>
                <w:rFonts w:eastAsia="隶书" w:hint="eastAsia"/>
              </w:rPr>
              <w:t>宁致远</w:t>
            </w:r>
          </w:p>
        </w:tc>
        <w:tc>
          <w:tcPr>
            <w:tcW w:w="1155" w:type="dxa"/>
            <w:tcBorders>
              <w:left w:val="double" w:sz="4" w:space="0" w:color="auto"/>
            </w:tcBorders>
            <w:vAlign w:val="center"/>
          </w:tcPr>
          <w:p w14:paraId="3CF900A6" w14:textId="77777777" w:rsidR="00161DE8" w:rsidRDefault="00161DE8" w:rsidP="00161DE8">
            <w:pPr>
              <w:ind w:firstLine="0"/>
              <w:jc w:val="center"/>
              <w:rPr>
                <w:rFonts w:eastAsia="隶书"/>
              </w:rPr>
            </w:pPr>
            <w:r>
              <w:rPr>
                <w:rFonts w:eastAsia="隶书" w:hint="eastAsia"/>
              </w:rPr>
              <w:t>F1603104</w:t>
            </w:r>
          </w:p>
        </w:tc>
        <w:tc>
          <w:tcPr>
            <w:tcW w:w="1575" w:type="dxa"/>
            <w:vAlign w:val="center"/>
          </w:tcPr>
          <w:p w14:paraId="379AB02E" w14:textId="77777777" w:rsidR="00161DE8" w:rsidRDefault="00161DE8" w:rsidP="00161DE8">
            <w:pPr>
              <w:ind w:firstLine="0"/>
              <w:jc w:val="center"/>
              <w:rPr>
                <w:rFonts w:eastAsia="隶书"/>
              </w:rPr>
            </w:pPr>
            <w:r>
              <w:rPr>
                <w:rFonts w:eastAsia="隶书" w:hint="eastAsia"/>
              </w:rPr>
              <w:t>516021910352</w:t>
            </w:r>
          </w:p>
        </w:tc>
        <w:tc>
          <w:tcPr>
            <w:tcW w:w="2068" w:type="dxa"/>
            <w:tcBorders>
              <w:right w:val="single" w:sz="4" w:space="0" w:color="auto"/>
            </w:tcBorders>
            <w:vAlign w:val="center"/>
          </w:tcPr>
          <w:p w14:paraId="4465A050" w14:textId="77777777" w:rsidR="00161DE8" w:rsidRDefault="00161DE8" w:rsidP="00161DE8">
            <w:pPr>
              <w:ind w:firstLine="0"/>
              <w:jc w:val="center"/>
              <w:rPr>
                <w:rFonts w:eastAsia="隶书"/>
              </w:rPr>
            </w:pPr>
            <w:r>
              <w:rPr>
                <w:rFonts w:eastAsia="隶书" w:hint="eastAsia"/>
              </w:rPr>
              <w:t>传感器连接和调试、实物模型搭建</w:t>
            </w:r>
          </w:p>
        </w:tc>
        <w:tc>
          <w:tcPr>
            <w:tcW w:w="1995" w:type="dxa"/>
            <w:tcBorders>
              <w:left w:val="single" w:sz="4" w:space="0" w:color="auto"/>
              <w:right w:val="double" w:sz="4" w:space="0" w:color="auto"/>
            </w:tcBorders>
            <w:vAlign w:val="center"/>
          </w:tcPr>
          <w:p w14:paraId="09C40178" w14:textId="77777777" w:rsidR="00161DE8" w:rsidRDefault="00161DE8" w:rsidP="00161DE8">
            <w:pPr>
              <w:ind w:firstLine="0"/>
              <w:jc w:val="center"/>
              <w:rPr>
                <w:rFonts w:eastAsia="隶书"/>
                <w:color w:val="3366FF"/>
              </w:rPr>
            </w:pPr>
            <w:r>
              <w:rPr>
                <w:rFonts w:eastAsia="隶书" w:hint="eastAsia"/>
              </w:rPr>
              <w:t>18217193026</w:t>
            </w:r>
          </w:p>
        </w:tc>
      </w:tr>
      <w:tr w:rsidR="00161DE8" w14:paraId="6A56F583" w14:textId="77777777" w:rsidTr="00161DE8">
        <w:trPr>
          <w:trHeight w:val="540"/>
          <w:jc w:val="center"/>
        </w:trPr>
        <w:tc>
          <w:tcPr>
            <w:tcW w:w="1047" w:type="dxa"/>
            <w:tcBorders>
              <w:left w:val="double" w:sz="4" w:space="0" w:color="auto"/>
            </w:tcBorders>
            <w:vAlign w:val="center"/>
          </w:tcPr>
          <w:p w14:paraId="241B45D5" w14:textId="77777777" w:rsidR="00161DE8" w:rsidRDefault="00161DE8" w:rsidP="00161DE8">
            <w:pPr>
              <w:ind w:firstLine="0"/>
              <w:jc w:val="center"/>
              <w:rPr>
                <w:rFonts w:eastAsia="隶书"/>
              </w:rPr>
            </w:pPr>
            <w:r>
              <w:rPr>
                <w:rFonts w:eastAsia="隶书" w:hint="eastAsia"/>
              </w:rPr>
              <w:t>吴金伟</w:t>
            </w:r>
          </w:p>
        </w:tc>
        <w:tc>
          <w:tcPr>
            <w:tcW w:w="1155" w:type="dxa"/>
            <w:tcBorders>
              <w:left w:val="double" w:sz="4" w:space="0" w:color="auto"/>
            </w:tcBorders>
            <w:vAlign w:val="center"/>
          </w:tcPr>
          <w:p w14:paraId="4552B2B4" w14:textId="77777777" w:rsidR="00161DE8" w:rsidRDefault="00161DE8" w:rsidP="00161DE8">
            <w:pPr>
              <w:ind w:firstLine="0"/>
              <w:jc w:val="center"/>
              <w:rPr>
                <w:rFonts w:eastAsia="隶书"/>
              </w:rPr>
            </w:pPr>
            <w:r>
              <w:rPr>
                <w:rFonts w:eastAsia="隶书" w:hint="eastAsia"/>
              </w:rPr>
              <w:t>F1603104</w:t>
            </w:r>
          </w:p>
        </w:tc>
        <w:tc>
          <w:tcPr>
            <w:tcW w:w="1575" w:type="dxa"/>
            <w:vAlign w:val="center"/>
          </w:tcPr>
          <w:p w14:paraId="109E7152" w14:textId="77777777" w:rsidR="00161DE8" w:rsidRDefault="00161DE8" w:rsidP="00161DE8">
            <w:pPr>
              <w:ind w:firstLine="0"/>
              <w:jc w:val="center"/>
              <w:rPr>
                <w:rFonts w:eastAsia="隶书"/>
              </w:rPr>
            </w:pPr>
            <w:r>
              <w:rPr>
                <w:rFonts w:eastAsia="隶书" w:hint="eastAsia"/>
              </w:rPr>
              <w:t>516021910051</w:t>
            </w:r>
          </w:p>
        </w:tc>
        <w:tc>
          <w:tcPr>
            <w:tcW w:w="2068" w:type="dxa"/>
            <w:tcBorders>
              <w:right w:val="single" w:sz="4" w:space="0" w:color="auto"/>
            </w:tcBorders>
            <w:vAlign w:val="center"/>
          </w:tcPr>
          <w:p w14:paraId="296E06AC" w14:textId="77777777" w:rsidR="00161DE8" w:rsidRDefault="00161DE8" w:rsidP="00161DE8">
            <w:pPr>
              <w:ind w:firstLine="0"/>
              <w:jc w:val="center"/>
              <w:rPr>
                <w:rFonts w:eastAsia="隶书"/>
              </w:rPr>
            </w:pPr>
            <w:r>
              <w:rPr>
                <w:rFonts w:eastAsia="隶书" w:hint="eastAsia"/>
              </w:rPr>
              <w:t>电机连接，</w:t>
            </w:r>
            <w:r>
              <w:rPr>
                <w:rFonts w:eastAsia="隶书" w:hint="eastAsia"/>
              </w:rPr>
              <w:t>P</w:t>
            </w:r>
            <w:r>
              <w:rPr>
                <w:rFonts w:eastAsia="隶书"/>
              </w:rPr>
              <w:t>LC</w:t>
            </w:r>
            <w:r>
              <w:rPr>
                <w:rFonts w:eastAsia="隶书" w:hint="eastAsia"/>
              </w:rPr>
              <w:t>编程实物模型搭建</w:t>
            </w:r>
          </w:p>
        </w:tc>
        <w:tc>
          <w:tcPr>
            <w:tcW w:w="1995" w:type="dxa"/>
            <w:tcBorders>
              <w:left w:val="single" w:sz="4" w:space="0" w:color="auto"/>
              <w:right w:val="double" w:sz="4" w:space="0" w:color="auto"/>
            </w:tcBorders>
            <w:vAlign w:val="center"/>
          </w:tcPr>
          <w:p w14:paraId="7D02AA94" w14:textId="77777777" w:rsidR="00161DE8" w:rsidRDefault="00161DE8" w:rsidP="00161DE8">
            <w:pPr>
              <w:ind w:firstLine="0"/>
              <w:jc w:val="center"/>
              <w:rPr>
                <w:rFonts w:eastAsia="隶书"/>
                <w:color w:val="3366FF"/>
              </w:rPr>
            </w:pPr>
            <w:r>
              <w:rPr>
                <w:rFonts w:eastAsia="隶书" w:hint="eastAsia"/>
              </w:rPr>
              <w:t>13262609052</w:t>
            </w:r>
          </w:p>
        </w:tc>
      </w:tr>
      <w:tr w:rsidR="00161DE8" w14:paraId="7453095A" w14:textId="77777777">
        <w:trPr>
          <w:trHeight w:val="540"/>
          <w:jc w:val="center"/>
        </w:trPr>
        <w:tc>
          <w:tcPr>
            <w:tcW w:w="1047" w:type="dxa"/>
            <w:tcBorders>
              <w:left w:val="double" w:sz="4" w:space="0" w:color="auto"/>
              <w:bottom w:val="double" w:sz="4" w:space="0" w:color="auto"/>
            </w:tcBorders>
            <w:vAlign w:val="center"/>
          </w:tcPr>
          <w:p w14:paraId="25158546" w14:textId="77777777" w:rsidR="00161DE8" w:rsidRDefault="00161DE8" w:rsidP="00161DE8">
            <w:pPr>
              <w:ind w:firstLine="0"/>
              <w:jc w:val="center"/>
              <w:rPr>
                <w:rFonts w:eastAsia="隶书"/>
              </w:rPr>
            </w:pPr>
            <w:r>
              <w:rPr>
                <w:rFonts w:eastAsia="隶书" w:hint="eastAsia"/>
              </w:rPr>
              <w:t>王宁</w:t>
            </w:r>
            <w:proofErr w:type="gramStart"/>
            <w:r>
              <w:rPr>
                <w:rFonts w:eastAsia="隶书" w:hint="eastAsia"/>
              </w:rPr>
              <w:t>宁</w:t>
            </w:r>
            <w:proofErr w:type="gramEnd"/>
          </w:p>
        </w:tc>
        <w:tc>
          <w:tcPr>
            <w:tcW w:w="1155" w:type="dxa"/>
            <w:tcBorders>
              <w:left w:val="double" w:sz="4" w:space="0" w:color="auto"/>
              <w:bottom w:val="double" w:sz="4" w:space="0" w:color="auto"/>
            </w:tcBorders>
            <w:vAlign w:val="center"/>
          </w:tcPr>
          <w:p w14:paraId="45A68A5F" w14:textId="77777777" w:rsidR="00161DE8" w:rsidRDefault="00161DE8" w:rsidP="00161DE8">
            <w:pPr>
              <w:ind w:firstLine="0"/>
              <w:jc w:val="center"/>
              <w:rPr>
                <w:rFonts w:eastAsia="隶书"/>
              </w:rPr>
            </w:pPr>
            <w:r>
              <w:rPr>
                <w:rFonts w:eastAsia="隶书" w:hint="eastAsia"/>
              </w:rPr>
              <w:t>F1603104</w:t>
            </w:r>
          </w:p>
        </w:tc>
        <w:tc>
          <w:tcPr>
            <w:tcW w:w="1575" w:type="dxa"/>
            <w:tcBorders>
              <w:bottom w:val="double" w:sz="4" w:space="0" w:color="auto"/>
            </w:tcBorders>
            <w:vAlign w:val="center"/>
          </w:tcPr>
          <w:p w14:paraId="21174457" w14:textId="77777777" w:rsidR="00161DE8" w:rsidRDefault="00161DE8" w:rsidP="00161DE8">
            <w:pPr>
              <w:ind w:firstLine="0"/>
              <w:jc w:val="center"/>
              <w:rPr>
                <w:rFonts w:eastAsia="隶书"/>
              </w:rPr>
            </w:pPr>
            <w:r>
              <w:rPr>
                <w:rFonts w:eastAsia="隶书" w:hint="eastAsia"/>
              </w:rPr>
              <w:t>516021910512</w:t>
            </w:r>
          </w:p>
        </w:tc>
        <w:tc>
          <w:tcPr>
            <w:tcW w:w="2068" w:type="dxa"/>
            <w:tcBorders>
              <w:bottom w:val="double" w:sz="4" w:space="0" w:color="auto"/>
              <w:right w:val="single" w:sz="4" w:space="0" w:color="auto"/>
            </w:tcBorders>
            <w:vAlign w:val="center"/>
          </w:tcPr>
          <w:p w14:paraId="14A591AE" w14:textId="77777777" w:rsidR="00161DE8" w:rsidRDefault="00161DE8" w:rsidP="00161DE8">
            <w:pPr>
              <w:ind w:firstLine="0"/>
              <w:jc w:val="center"/>
              <w:rPr>
                <w:rFonts w:eastAsia="隶书"/>
              </w:rPr>
            </w:pPr>
            <w:proofErr w:type="spellStart"/>
            <w:r>
              <w:rPr>
                <w:rFonts w:eastAsia="隶书"/>
              </w:rPr>
              <w:t>V</w:t>
            </w:r>
            <w:r>
              <w:rPr>
                <w:rFonts w:eastAsia="隶书" w:hint="eastAsia"/>
              </w:rPr>
              <w:t>ijeo</w:t>
            </w:r>
            <w:r>
              <w:rPr>
                <w:rFonts w:eastAsia="隶书"/>
              </w:rPr>
              <w:t>+Citect</w:t>
            </w:r>
            <w:r w:rsidR="00B61B2C">
              <w:rPr>
                <w:rFonts w:eastAsia="隶书" w:hint="eastAsia"/>
              </w:rPr>
              <w:t>+</w:t>
            </w:r>
            <w:r w:rsidR="00B61B2C">
              <w:rPr>
                <w:rFonts w:eastAsia="隶书"/>
              </w:rPr>
              <w:t>SCADA</w:t>
            </w:r>
            <w:proofErr w:type="spellEnd"/>
          </w:p>
          <w:p w14:paraId="2ED26C0C" w14:textId="77777777" w:rsidR="00161DE8" w:rsidRDefault="00161DE8" w:rsidP="00161DE8">
            <w:pPr>
              <w:ind w:firstLine="0"/>
              <w:jc w:val="center"/>
              <w:rPr>
                <w:rFonts w:eastAsia="隶书"/>
              </w:rPr>
            </w:pPr>
            <w:r>
              <w:rPr>
                <w:rFonts w:eastAsia="隶书" w:hint="eastAsia"/>
              </w:rPr>
              <w:t>实物模型搭建</w:t>
            </w:r>
          </w:p>
          <w:p w14:paraId="5987C5CD" w14:textId="77777777" w:rsidR="00161DE8" w:rsidRDefault="00161DE8" w:rsidP="00161DE8">
            <w:pPr>
              <w:ind w:firstLine="0"/>
              <w:jc w:val="center"/>
              <w:rPr>
                <w:rFonts w:eastAsia="隶书"/>
              </w:rPr>
            </w:pPr>
            <w:r>
              <w:rPr>
                <w:rFonts w:eastAsia="隶书" w:hint="eastAsia"/>
              </w:rPr>
              <w:t>实验报告撰写</w:t>
            </w:r>
          </w:p>
        </w:tc>
        <w:tc>
          <w:tcPr>
            <w:tcW w:w="1995" w:type="dxa"/>
            <w:tcBorders>
              <w:left w:val="single" w:sz="4" w:space="0" w:color="auto"/>
              <w:bottom w:val="double" w:sz="4" w:space="0" w:color="auto"/>
              <w:right w:val="double" w:sz="4" w:space="0" w:color="auto"/>
            </w:tcBorders>
            <w:vAlign w:val="center"/>
          </w:tcPr>
          <w:p w14:paraId="48BC2137" w14:textId="77777777" w:rsidR="00161DE8" w:rsidRDefault="00161DE8" w:rsidP="00161DE8">
            <w:pPr>
              <w:ind w:firstLine="0"/>
              <w:jc w:val="center"/>
              <w:rPr>
                <w:rFonts w:eastAsia="隶书"/>
                <w:color w:val="3366FF"/>
              </w:rPr>
            </w:pPr>
            <w:r w:rsidRPr="00161DE8">
              <w:rPr>
                <w:rFonts w:eastAsia="隶书" w:hint="eastAsia"/>
                <w:color w:val="000000" w:themeColor="text1"/>
              </w:rPr>
              <w:t>13026860345</w:t>
            </w:r>
          </w:p>
        </w:tc>
      </w:tr>
    </w:tbl>
    <w:p w14:paraId="309AC1C0" w14:textId="77777777" w:rsidR="00B43A9F" w:rsidRDefault="00B43A9F"/>
    <w:p w14:paraId="3C07A690" w14:textId="77777777" w:rsidR="00B43A9F" w:rsidRDefault="00B43A9F"/>
    <w:p w14:paraId="0C8DA48D" w14:textId="77777777" w:rsidR="00B608CA" w:rsidRDefault="00B608CA"/>
    <w:p w14:paraId="30EE7E94" w14:textId="77777777" w:rsidR="00B608CA" w:rsidRDefault="00B608CA"/>
    <w:p w14:paraId="487AC6F0" w14:textId="77777777" w:rsidR="00B608CA" w:rsidRDefault="00B608CA"/>
    <w:p w14:paraId="292EB07E" w14:textId="77777777" w:rsidR="00B608CA" w:rsidRDefault="00B43977">
      <w:r>
        <w:rPr>
          <w:rFonts w:hint="eastAsia"/>
          <w:noProof/>
        </w:rPr>
        <w:drawing>
          <wp:inline distT="0" distB="0" distL="0" distR="0" wp14:anchorId="48D8296F" wp14:editId="27BA63F0">
            <wp:extent cx="600075" cy="533400"/>
            <wp:effectExtent l="0" t="0" r="0" b="0"/>
            <wp:docPr id="9"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075" cy="533400"/>
                    </a:xfrm>
                    <a:prstGeom prst="rect">
                      <a:avLst/>
                    </a:prstGeom>
                    <a:noFill/>
                    <a:ln>
                      <a:noFill/>
                    </a:ln>
                  </pic:spPr>
                </pic:pic>
              </a:graphicData>
            </a:graphic>
          </wp:inline>
        </w:drawing>
      </w:r>
    </w:p>
    <w:p w14:paraId="7F359A4D" w14:textId="77777777" w:rsidR="006A2830" w:rsidRDefault="002968F1">
      <w:r>
        <w:br w:type="page"/>
      </w:r>
    </w:p>
    <w:p w14:paraId="466D7595" w14:textId="77777777" w:rsidR="003B49C0" w:rsidRDefault="006A2830" w:rsidP="003B49C0">
      <w:pPr>
        <w:keepNext w:val="0"/>
        <w:rPr>
          <w:b/>
          <w:sz w:val="24"/>
          <w:szCs w:val="24"/>
        </w:rPr>
      </w:pPr>
      <w:r w:rsidRPr="006A2830">
        <w:rPr>
          <w:rFonts w:hint="eastAsia"/>
          <w:b/>
          <w:sz w:val="24"/>
          <w:szCs w:val="24"/>
        </w:rPr>
        <w:lastRenderedPageBreak/>
        <w:t>摘</w:t>
      </w:r>
      <w:r w:rsidRPr="006A2830">
        <w:rPr>
          <w:rFonts w:hint="eastAsia"/>
          <w:b/>
          <w:sz w:val="24"/>
          <w:szCs w:val="24"/>
        </w:rPr>
        <w:t xml:space="preserve">   </w:t>
      </w:r>
      <w:r w:rsidRPr="006A2830">
        <w:rPr>
          <w:rFonts w:hint="eastAsia"/>
          <w:b/>
          <w:sz w:val="24"/>
          <w:szCs w:val="24"/>
        </w:rPr>
        <w:t>要</w:t>
      </w:r>
      <w:r>
        <w:rPr>
          <w:rFonts w:hint="eastAsia"/>
          <w:b/>
          <w:sz w:val="24"/>
          <w:szCs w:val="24"/>
        </w:rPr>
        <w:t>：</w:t>
      </w:r>
    </w:p>
    <w:p w14:paraId="7044A779" w14:textId="77777777" w:rsidR="006A2830" w:rsidRPr="006A2830" w:rsidRDefault="008E4D1F" w:rsidP="003B49C0">
      <w:pPr>
        <w:keepNext w:val="0"/>
        <w:rPr>
          <w:b/>
          <w:sz w:val="24"/>
          <w:szCs w:val="24"/>
        </w:rPr>
      </w:pPr>
      <w:r w:rsidRPr="008E4D1F">
        <w:rPr>
          <w:rFonts w:hint="eastAsia"/>
          <w:color w:val="000000" w:themeColor="text1"/>
          <w:szCs w:val="21"/>
        </w:rPr>
        <w:t>自从世界上第</w:t>
      </w:r>
      <w:r w:rsidRPr="008E4D1F">
        <w:rPr>
          <w:rFonts w:hint="eastAsia"/>
          <w:color w:val="000000" w:themeColor="text1"/>
          <w:szCs w:val="21"/>
        </w:rPr>
        <w:t>1</w:t>
      </w:r>
      <w:r w:rsidRPr="008E4D1F">
        <w:rPr>
          <w:rFonts w:hint="eastAsia"/>
          <w:color w:val="000000" w:themeColor="text1"/>
          <w:szCs w:val="21"/>
        </w:rPr>
        <w:t>幢智能建筑</w:t>
      </w:r>
      <w:r w:rsidRPr="008E4D1F">
        <w:rPr>
          <w:rFonts w:hint="eastAsia"/>
          <w:color w:val="000000" w:themeColor="text1"/>
          <w:szCs w:val="21"/>
        </w:rPr>
        <w:t>1984</w:t>
      </w:r>
      <w:r w:rsidRPr="008E4D1F">
        <w:rPr>
          <w:rFonts w:hint="eastAsia"/>
          <w:color w:val="000000" w:themeColor="text1"/>
          <w:szCs w:val="21"/>
        </w:rPr>
        <w:t>年在美国出现后，美国、加拿大、欧洲、等经济比较发达的国家先后提出了各种智能家居的方案</w:t>
      </w:r>
      <w:r w:rsidR="003B49C0">
        <w:rPr>
          <w:rFonts w:hint="eastAsia"/>
          <w:color w:val="000000" w:themeColor="text1"/>
          <w:szCs w:val="21"/>
        </w:rPr>
        <w:t>。</w:t>
      </w:r>
      <w:r w:rsidR="003B49C0">
        <w:rPr>
          <w:rFonts w:ascii="瀹嬩綋" w:eastAsia="瀹嬩綋" w:hint="eastAsia"/>
          <w:color w:val="000000"/>
          <w:szCs w:val="21"/>
        </w:rPr>
        <w:t>目前国内智能家居主要的市场还是一些高端市场：别墅（零售、工程）、智能小区（工程），但是普通住宅智能家居（零售）市场却发展很慢。</w:t>
      </w:r>
      <w:r w:rsidR="003B49C0">
        <w:rPr>
          <w:rFonts w:hint="eastAsia"/>
          <w:color w:val="000000" w:themeColor="text1"/>
          <w:szCs w:val="21"/>
        </w:rPr>
        <w:t>对于普通百姓，智能家居的复杂功能带来高昂的使用费用，如何降低成本，是未来智能家居系统的主要方向，在此背景下，我们利用施耐德电气平台和简单的传感器（压力传感器，光电传感器，温度传感器等）模拟实现智能家居防盗系统，运用触摸屏这种简易的人机交互界面来进行信息输送，性价比高，易于实现，设备可塑性强，可拓展性高，实现了防盗报警，高温报警等安全隐患预防的功能。</w:t>
      </w:r>
    </w:p>
    <w:p w14:paraId="14D9BEB3" w14:textId="77777777" w:rsidR="00CB4272" w:rsidRPr="00441A36" w:rsidRDefault="006A2830" w:rsidP="007F1FE8">
      <w:pPr>
        <w:keepNext w:val="0"/>
        <w:rPr>
          <w:b/>
          <w:color w:val="3366FF"/>
          <w:sz w:val="24"/>
          <w:szCs w:val="24"/>
        </w:rPr>
      </w:pPr>
      <w:r w:rsidRPr="006A2830">
        <w:rPr>
          <w:rFonts w:hint="eastAsia"/>
          <w:b/>
          <w:sz w:val="24"/>
          <w:szCs w:val="24"/>
        </w:rPr>
        <w:t>关键词：</w:t>
      </w:r>
      <w:r w:rsidR="007F1FE8" w:rsidRPr="007F1FE8">
        <w:rPr>
          <w:rFonts w:hint="eastAsia"/>
          <w:color w:val="000000" w:themeColor="text1"/>
          <w:szCs w:val="21"/>
        </w:rPr>
        <w:t>施耐德电气平台</w:t>
      </w:r>
      <w:r w:rsidR="007F1FE8">
        <w:rPr>
          <w:rFonts w:hint="eastAsia"/>
          <w:color w:val="000000" w:themeColor="text1"/>
          <w:szCs w:val="21"/>
        </w:rPr>
        <w:t>;</w:t>
      </w:r>
      <w:r w:rsidR="007F1FE8" w:rsidRPr="007F1FE8">
        <w:rPr>
          <w:rFonts w:hint="eastAsia"/>
          <w:color w:val="000000" w:themeColor="text1"/>
          <w:szCs w:val="21"/>
        </w:rPr>
        <w:t xml:space="preserve"> </w:t>
      </w:r>
      <w:r w:rsidR="007F1FE8" w:rsidRPr="007F1FE8">
        <w:rPr>
          <w:color w:val="000000" w:themeColor="text1"/>
          <w:szCs w:val="21"/>
        </w:rPr>
        <w:t xml:space="preserve"> PLC</w:t>
      </w:r>
      <w:r w:rsidR="007F1FE8">
        <w:rPr>
          <w:color w:val="000000" w:themeColor="text1"/>
          <w:szCs w:val="21"/>
        </w:rPr>
        <w:t>;</w:t>
      </w:r>
      <w:r w:rsidR="007F1FE8" w:rsidRPr="007F1FE8">
        <w:rPr>
          <w:color w:val="000000" w:themeColor="text1"/>
          <w:szCs w:val="21"/>
        </w:rPr>
        <w:t xml:space="preserve"> </w:t>
      </w:r>
      <w:proofErr w:type="spellStart"/>
      <w:r w:rsidR="007F1FE8" w:rsidRPr="007F1FE8">
        <w:rPr>
          <w:color w:val="000000" w:themeColor="text1"/>
          <w:szCs w:val="21"/>
        </w:rPr>
        <w:t>Vijeo+Citect+SCADA</w:t>
      </w:r>
      <w:proofErr w:type="spellEnd"/>
    </w:p>
    <w:p w14:paraId="0075A8AE" w14:textId="77777777" w:rsidR="00CB4272" w:rsidRDefault="009471A2" w:rsidP="006A2830">
      <w:pPr>
        <w:keepNext w:val="0"/>
        <w:rPr>
          <w:b/>
          <w:sz w:val="24"/>
          <w:szCs w:val="24"/>
        </w:rPr>
      </w:pPr>
      <w:r>
        <w:rPr>
          <w:b/>
          <w:sz w:val="24"/>
          <w:szCs w:val="24"/>
        </w:rPr>
        <w:t xml:space="preserve">ABSTRACT  </w:t>
      </w:r>
    </w:p>
    <w:p w14:paraId="3CD4D1E9" w14:textId="77777777" w:rsidR="009471A2" w:rsidRPr="003B49C0" w:rsidRDefault="003B49C0" w:rsidP="006A2830">
      <w:pPr>
        <w:keepNext w:val="0"/>
        <w:rPr>
          <w:color w:val="000000" w:themeColor="text1"/>
          <w:szCs w:val="21"/>
        </w:rPr>
      </w:pPr>
      <w:r w:rsidRPr="003B49C0">
        <w:rPr>
          <w:color w:val="000000" w:themeColor="text1"/>
          <w:szCs w:val="21"/>
        </w:rPr>
        <w:t>Since the world's first intelligent building appeared in the United States in 1984, the United States, Canada, Europe, and other developed countries have proposed various smart home solutions. Currently, the main market for smart homes in China is still some high-end markets: villas ( Retail, engineering), intelligent community (engineering), but the ordinary residential smart home (retail) market has developed very slowly. For ordinary people, the complex functions of smart homes bring high cost of use, and how to reduce costs is the main direction of smart home systems in the future. In this context, we use Schneider Electric platform and simple sensors (pressure sensors, photoelectric sensors, Temperature sensor, etc.)</w:t>
      </w:r>
      <w:r w:rsidR="000C20D9">
        <w:rPr>
          <w:color w:val="000000" w:themeColor="text1"/>
          <w:szCs w:val="21"/>
        </w:rPr>
        <w:t>to s</w:t>
      </w:r>
      <w:r w:rsidRPr="003B49C0">
        <w:rPr>
          <w:color w:val="000000" w:themeColor="text1"/>
          <w:szCs w:val="21"/>
        </w:rPr>
        <w:t>imulate the realization of smart home anti-theft system, using touch screen such simple human-computer interaction interface for information transmission</w:t>
      </w:r>
      <w:r w:rsidR="000C20D9">
        <w:rPr>
          <w:color w:val="000000" w:themeColor="text1"/>
          <w:szCs w:val="21"/>
        </w:rPr>
        <w:t xml:space="preserve"> It’s</w:t>
      </w:r>
      <w:r w:rsidRPr="003B49C0">
        <w:rPr>
          <w:color w:val="000000" w:themeColor="text1"/>
          <w:szCs w:val="21"/>
        </w:rPr>
        <w:t xml:space="preserve"> cost-effective, easy to implement, equipment plasticity, high expandability</w:t>
      </w:r>
      <w:r w:rsidR="000C20D9">
        <w:rPr>
          <w:color w:val="000000" w:themeColor="text1"/>
          <w:szCs w:val="21"/>
        </w:rPr>
        <w:t>.</w:t>
      </w:r>
      <w:r w:rsidRPr="003B49C0">
        <w:rPr>
          <w:color w:val="000000" w:themeColor="text1"/>
          <w:szCs w:val="21"/>
        </w:rPr>
        <w:t xml:space="preserve"> </w:t>
      </w:r>
      <w:r w:rsidR="001878C9">
        <w:rPr>
          <w:color w:val="000000" w:themeColor="text1"/>
          <w:szCs w:val="21"/>
        </w:rPr>
        <w:t>Ultimately,</w:t>
      </w:r>
      <w:r w:rsidR="000C20D9">
        <w:rPr>
          <w:color w:val="000000" w:themeColor="text1"/>
          <w:szCs w:val="21"/>
        </w:rPr>
        <w:t xml:space="preserve"> we r</w:t>
      </w:r>
      <w:r w:rsidRPr="003B49C0">
        <w:rPr>
          <w:color w:val="000000" w:themeColor="text1"/>
          <w:szCs w:val="21"/>
        </w:rPr>
        <w:t>ealiz</w:t>
      </w:r>
      <w:r w:rsidR="000C20D9">
        <w:rPr>
          <w:color w:val="000000" w:themeColor="text1"/>
          <w:szCs w:val="21"/>
        </w:rPr>
        <w:t>e</w:t>
      </w:r>
      <w:r w:rsidRPr="003B49C0">
        <w:rPr>
          <w:color w:val="000000" w:themeColor="text1"/>
          <w:szCs w:val="21"/>
        </w:rPr>
        <w:t xml:space="preserve"> anti-theft alarm, high temperature alarm</w:t>
      </w:r>
      <w:r w:rsidR="000C20D9">
        <w:rPr>
          <w:color w:val="000000" w:themeColor="text1"/>
          <w:szCs w:val="21"/>
        </w:rPr>
        <w:t xml:space="preserve"> and the system has a good performance of</w:t>
      </w:r>
      <w:r w:rsidRPr="003B49C0">
        <w:rPr>
          <w:color w:val="000000" w:themeColor="text1"/>
          <w:szCs w:val="21"/>
        </w:rPr>
        <w:t xml:space="preserve"> hidden danger prevention.</w:t>
      </w:r>
    </w:p>
    <w:p w14:paraId="4B85A20D" w14:textId="77777777" w:rsidR="00ED3876" w:rsidRDefault="009471A2" w:rsidP="006A2830">
      <w:pPr>
        <w:keepNext w:val="0"/>
        <w:rPr>
          <w:b/>
          <w:sz w:val="24"/>
          <w:szCs w:val="24"/>
        </w:rPr>
      </w:pPr>
      <w:r>
        <w:rPr>
          <w:b/>
          <w:sz w:val="24"/>
          <w:szCs w:val="24"/>
        </w:rPr>
        <w:t xml:space="preserve">KEYWORDS </w:t>
      </w:r>
    </w:p>
    <w:p w14:paraId="60A699D2" w14:textId="77777777" w:rsidR="007F1FE8" w:rsidRDefault="007F1FE8" w:rsidP="006A2830">
      <w:pPr>
        <w:keepNext w:val="0"/>
        <w:rPr>
          <w:b/>
          <w:sz w:val="24"/>
          <w:szCs w:val="24"/>
        </w:rPr>
      </w:pPr>
      <w:r w:rsidRPr="003B49C0">
        <w:rPr>
          <w:color w:val="000000" w:themeColor="text1"/>
          <w:szCs w:val="21"/>
        </w:rPr>
        <w:t>Schneider Electric platform</w:t>
      </w:r>
      <w:r>
        <w:rPr>
          <w:color w:val="000000" w:themeColor="text1"/>
          <w:szCs w:val="21"/>
        </w:rPr>
        <w:t xml:space="preserve">; </w:t>
      </w:r>
      <w:r w:rsidRPr="007F1FE8">
        <w:rPr>
          <w:color w:val="000000" w:themeColor="text1"/>
          <w:szCs w:val="21"/>
        </w:rPr>
        <w:t>PLC</w:t>
      </w:r>
      <w:r>
        <w:rPr>
          <w:color w:val="000000" w:themeColor="text1"/>
          <w:szCs w:val="21"/>
        </w:rPr>
        <w:t>;</w:t>
      </w:r>
      <w:r w:rsidRPr="007F1FE8">
        <w:rPr>
          <w:color w:val="000000" w:themeColor="text1"/>
          <w:szCs w:val="21"/>
        </w:rPr>
        <w:t xml:space="preserve"> </w:t>
      </w:r>
      <w:proofErr w:type="spellStart"/>
      <w:r w:rsidRPr="007F1FE8">
        <w:rPr>
          <w:color w:val="000000" w:themeColor="text1"/>
          <w:szCs w:val="21"/>
        </w:rPr>
        <w:t>Vijeo+Citect+SCADA</w:t>
      </w:r>
      <w:proofErr w:type="spellEnd"/>
      <w:r>
        <w:rPr>
          <w:color w:val="000000" w:themeColor="text1"/>
          <w:szCs w:val="21"/>
        </w:rPr>
        <w:t>.</w:t>
      </w:r>
    </w:p>
    <w:p w14:paraId="726809F8" w14:textId="77777777" w:rsidR="00ED3876" w:rsidRDefault="00ED3876" w:rsidP="006A2830">
      <w:pPr>
        <w:keepNext w:val="0"/>
        <w:rPr>
          <w:b/>
          <w:sz w:val="24"/>
          <w:szCs w:val="24"/>
        </w:rPr>
      </w:pPr>
    </w:p>
    <w:p w14:paraId="1C535287" w14:textId="77777777" w:rsidR="00ED3876" w:rsidRPr="00ED3876" w:rsidRDefault="00ED3876" w:rsidP="006A2830">
      <w:pPr>
        <w:keepNext w:val="0"/>
        <w:rPr>
          <w:b/>
          <w:color w:val="FF0000"/>
          <w:sz w:val="24"/>
          <w:szCs w:val="24"/>
        </w:rPr>
      </w:pPr>
    </w:p>
    <w:p w14:paraId="4391BA04" w14:textId="77777777" w:rsidR="009471A2" w:rsidRPr="006A2830" w:rsidRDefault="009471A2" w:rsidP="006A2830">
      <w:pPr>
        <w:keepNext w:val="0"/>
        <w:rPr>
          <w:b/>
          <w:sz w:val="24"/>
          <w:szCs w:val="24"/>
        </w:rPr>
      </w:pPr>
      <w:r>
        <w:rPr>
          <w:b/>
          <w:sz w:val="24"/>
          <w:szCs w:val="24"/>
        </w:rPr>
        <w:t xml:space="preserve"> </w:t>
      </w:r>
    </w:p>
    <w:p w14:paraId="489A1567" w14:textId="77777777" w:rsidR="00B43A9F" w:rsidRDefault="00B43A9F">
      <w:pPr>
        <w:pageBreakBefore/>
        <w:sectPr w:rsidR="00B43A9F" w:rsidSect="00DA17DF">
          <w:headerReference w:type="even" r:id="rId9"/>
          <w:headerReference w:type="default" r:id="rId10"/>
          <w:footerReference w:type="even" r:id="rId11"/>
          <w:footerReference w:type="default" r:id="rId12"/>
          <w:headerReference w:type="first" r:id="rId13"/>
          <w:footerReference w:type="first" r:id="rId14"/>
          <w:pgSz w:w="11907" w:h="16840" w:code="9"/>
          <w:pgMar w:top="3124" w:right="1100" w:bottom="1440" w:left="1100" w:header="1134" w:footer="0" w:gutter="601"/>
          <w:cols w:space="720"/>
          <w:titlePg/>
        </w:sectPr>
      </w:pPr>
    </w:p>
    <w:p w14:paraId="5A33E41D" w14:textId="77777777" w:rsidR="00B43A9F" w:rsidRDefault="00B43A9F">
      <w:pPr>
        <w:pStyle w:val="ac"/>
        <w:spacing w:line="360" w:lineRule="auto"/>
      </w:pPr>
      <w:r>
        <w:rPr>
          <w:rFonts w:hint="eastAsia"/>
        </w:rPr>
        <w:lastRenderedPageBreak/>
        <w:t>目</w:t>
      </w:r>
      <w:r>
        <w:rPr>
          <w:rFonts w:hint="eastAsia"/>
        </w:rPr>
        <w:tab/>
      </w:r>
      <w:r>
        <w:rPr>
          <w:rFonts w:hint="eastAsia"/>
        </w:rPr>
        <w:tab/>
      </w:r>
      <w:r w:rsidR="00792363">
        <w:rPr>
          <w:rFonts w:hint="eastAsia"/>
        </w:rPr>
        <w:t>录</w:t>
      </w:r>
    </w:p>
    <w:p w14:paraId="13C30242" w14:textId="01F75300" w:rsidR="00376EBE" w:rsidRDefault="00B43A9F">
      <w:pPr>
        <w:pStyle w:val="TOC1"/>
        <w:rPr>
          <w:rFonts w:asciiTheme="minorHAnsi" w:eastAsiaTheme="minorEastAsia" w:hAnsiTheme="minorHAnsi" w:cstheme="minorBidi"/>
          <w:b w:val="0"/>
          <w:noProof/>
          <w:kern w:val="2"/>
          <w:sz w:val="21"/>
          <w:szCs w:val="22"/>
        </w:rPr>
      </w:pPr>
      <w:r>
        <w:fldChar w:fldCharType="begin"/>
      </w:r>
      <w:r>
        <w:instrText xml:space="preserve"> TOC \o "1-3" </w:instrText>
      </w:r>
      <w:r>
        <w:fldChar w:fldCharType="separate"/>
      </w:r>
      <w:r w:rsidR="00376EBE">
        <w:rPr>
          <w:noProof/>
        </w:rPr>
        <w:t xml:space="preserve">1. </w:t>
      </w:r>
      <w:r w:rsidR="00376EBE">
        <w:rPr>
          <w:noProof/>
        </w:rPr>
        <w:t>概述</w:t>
      </w:r>
      <w:r w:rsidR="00376EBE">
        <w:rPr>
          <w:noProof/>
        </w:rPr>
        <w:tab/>
      </w:r>
      <w:r w:rsidR="00376EBE">
        <w:rPr>
          <w:noProof/>
        </w:rPr>
        <w:fldChar w:fldCharType="begin"/>
      </w:r>
      <w:r w:rsidR="00376EBE">
        <w:rPr>
          <w:noProof/>
        </w:rPr>
        <w:instrText xml:space="preserve"> PAGEREF _Toc530340548 \h </w:instrText>
      </w:r>
      <w:r w:rsidR="00376EBE">
        <w:rPr>
          <w:noProof/>
        </w:rPr>
      </w:r>
      <w:r w:rsidR="00376EBE">
        <w:rPr>
          <w:noProof/>
        </w:rPr>
        <w:fldChar w:fldCharType="separate"/>
      </w:r>
      <w:r w:rsidR="00AF785F">
        <w:rPr>
          <w:noProof/>
        </w:rPr>
        <w:t>1</w:t>
      </w:r>
      <w:r w:rsidR="00376EBE">
        <w:rPr>
          <w:noProof/>
        </w:rPr>
        <w:fldChar w:fldCharType="end"/>
      </w:r>
    </w:p>
    <w:p w14:paraId="3B3A49A9" w14:textId="61B6ECA4" w:rsidR="00376EBE" w:rsidRDefault="00376EBE">
      <w:pPr>
        <w:pStyle w:val="TOC2"/>
        <w:rPr>
          <w:rFonts w:asciiTheme="minorHAnsi" w:eastAsiaTheme="minorEastAsia" w:hAnsiTheme="minorHAnsi" w:cstheme="minorBidi"/>
          <w:noProof/>
          <w:kern w:val="2"/>
          <w:sz w:val="21"/>
          <w:szCs w:val="22"/>
        </w:rPr>
      </w:pPr>
      <w:r w:rsidRPr="0021438D">
        <w:rPr>
          <w:rFonts w:ascii="楷体" w:eastAsia="楷体"/>
          <w:noProof/>
        </w:rPr>
        <w:t>1.1</w:t>
      </w:r>
      <w:r>
        <w:rPr>
          <w:noProof/>
        </w:rPr>
        <w:t xml:space="preserve"> </w:t>
      </w:r>
      <w:r>
        <w:rPr>
          <w:noProof/>
        </w:rPr>
        <w:t>编写说明</w:t>
      </w:r>
      <w:r>
        <w:rPr>
          <w:noProof/>
        </w:rPr>
        <w:tab/>
      </w:r>
      <w:r>
        <w:rPr>
          <w:noProof/>
        </w:rPr>
        <w:fldChar w:fldCharType="begin"/>
      </w:r>
      <w:r>
        <w:rPr>
          <w:noProof/>
        </w:rPr>
        <w:instrText xml:space="preserve"> PAGEREF _Toc530340549 \h </w:instrText>
      </w:r>
      <w:r>
        <w:rPr>
          <w:noProof/>
        </w:rPr>
      </w:r>
      <w:r>
        <w:rPr>
          <w:noProof/>
        </w:rPr>
        <w:fldChar w:fldCharType="separate"/>
      </w:r>
      <w:r w:rsidR="00AF785F">
        <w:rPr>
          <w:noProof/>
        </w:rPr>
        <w:t>1</w:t>
      </w:r>
      <w:r>
        <w:rPr>
          <w:noProof/>
        </w:rPr>
        <w:fldChar w:fldCharType="end"/>
      </w:r>
    </w:p>
    <w:p w14:paraId="4628AE43" w14:textId="5F765B41" w:rsidR="00376EBE" w:rsidRDefault="00376EBE">
      <w:pPr>
        <w:pStyle w:val="TOC2"/>
        <w:rPr>
          <w:rFonts w:asciiTheme="minorHAnsi" w:eastAsiaTheme="minorEastAsia" w:hAnsiTheme="minorHAnsi" w:cstheme="minorBidi"/>
          <w:noProof/>
          <w:kern w:val="2"/>
          <w:sz w:val="21"/>
          <w:szCs w:val="22"/>
        </w:rPr>
      </w:pPr>
      <w:r w:rsidRPr="0021438D">
        <w:rPr>
          <w:rFonts w:ascii="楷体" w:eastAsia="楷体"/>
          <w:noProof/>
        </w:rPr>
        <w:t>1.2</w:t>
      </w:r>
      <w:r>
        <w:rPr>
          <w:noProof/>
        </w:rPr>
        <w:t xml:space="preserve"> </w:t>
      </w:r>
      <w:r>
        <w:rPr>
          <w:noProof/>
        </w:rPr>
        <w:t>名词定义</w:t>
      </w:r>
      <w:r>
        <w:rPr>
          <w:noProof/>
        </w:rPr>
        <w:tab/>
      </w:r>
      <w:r>
        <w:rPr>
          <w:noProof/>
        </w:rPr>
        <w:fldChar w:fldCharType="begin"/>
      </w:r>
      <w:r>
        <w:rPr>
          <w:noProof/>
        </w:rPr>
        <w:instrText xml:space="preserve"> PAGEREF _Toc530340550 \h </w:instrText>
      </w:r>
      <w:r>
        <w:rPr>
          <w:noProof/>
        </w:rPr>
      </w:r>
      <w:r>
        <w:rPr>
          <w:noProof/>
        </w:rPr>
        <w:fldChar w:fldCharType="separate"/>
      </w:r>
      <w:r w:rsidR="00AF785F">
        <w:rPr>
          <w:noProof/>
        </w:rPr>
        <w:t>1</w:t>
      </w:r>
      <w:r>
        <w:rPr>
          <w:noProof/>
        </w:rPr>
        <w:fldChar w:fldCharType="end"/>
      </w:r>
    </w:p>
    <w:p w14:paraId="21B22053" w14:textId="072FBDF0" w:rsidR="00376EBE" w:rsidRDefault="00376EBE">
      <w:pPr>
        <w:pStyle w:val="TOC2"/>
        <w:rPr>
          <w:rFonts w:asciiTheme="minorHAnsi" w:eastAsiaTheme="minorEastAsia" w:hAnsiTheme="minorHAnsi" w:cstheme="minorBidi"/>
          <w:noProof/>
          <w:kern w:val="2"/>
          <w:sz w:val="21"/>
          <w:szCs w:val="22"/>
        </w:rPr>
      </w:pPr>
      <w:r w:rsidRPr="0021438D">
        <w:rPr>
          <w:rFonts w:ascii="楷体" w:eastAsia="楷体"/>
          <w:noProof/>
        </w:rPr>
        <w:t>1.3</w:t>
      </w:r>
      <w:r>
        <w:rPr>
          <w:noProof/>
        </w:rPr>
        <w:t xml:space="preserve"> </w:t>
      </w:r>
      <w:r>
        <w:rPr>
          <w:noProof/>
        </w:rPr>
        <w:t>缩略语</w:t>
      </w:r>
      <w:r>
        <w:rPr>
          <w:noProof/>
        </w:rPr>
        <w:tab/>
      </w:r>
      <w:r>
        <w:rPr>
          <w:noProof/>
        </w:rPr>
        <w:fldChar w:fldCharType="begin"/>
      </w:r>
      <w:r>
        <w:rPr>
          <w:noProof/>
        </w:rPr>
        <w:instrText xml:space="preserve"> PAGEREF _Toc530340551 \h </w:instrText>
      </w:r>
      <w:r>
        <w:rPr>
          <w:noProof/>
        </w:rPr>
      </w:r>
      <w:r>
        <w:rPr>
          <w:noProof/>
        </w:rPr>
        <w:fldChar w:fldCharType="separate"/>
      </w:r>
      <w:r w:rsidR="00AF785F">
        <w:rPr>
          <w:noProof/>
        </w:rPr>
        <w:t>1</w:t>
      </w:r>
      <w:r>
        <w:rPr>
          <w:noProof/>
        </w:rPr>
        <w:fldChar w:fldCharType="end"/>
      </w:r>
    </w:p>
    <w:p w14:paraId="498EDDC7" w14:textId="19BB81F4" w:rsidR="00376EBE" w:rsidRDefault="00376EBE">
      <w:pPr>
        <w:pStyle w:val="TOC1"/>
        <w:rPr>
          <w:rFonts w:asciiTheme="minorHAnsi" w:eastAsiaTheme="minorEastAsia" w:hAnsiTheme="minorHAnsi" w:cstheme="minorBidi"/>
          <w:b w:val="0"/>
          <w:noProof/>
          <w:kern w:val="2"/>
          <w:sz w:val="21"/>
          <w:szCs w:val="22"/>
        </w:rPr>
      </w:pPr>
      <w:r>
        <w:rPr>
          <w:noProof/>
        </w:rPr>
        <w:t xml:space="preserve">2. </w:t>
      </w:r>
      <w:r>
        <w:rPr>
          <w:noProof/>
        </w:rPr>
        <w:t>系统总体说明</w:t>
      </w:r>
      <w:r>
        <w:rPr>
          <w:noProof/>
        </w:rPr>
        <w:tab/>
      </w:r>
      <w:r>
        <w:rPr>
          <w:noProof/>
        </w:rPr>
        <w:fldChar w:fldCharType="begin"/>
      </w:r>
      <w:r>
        <w:rPr>
          <w:noProof/>
        </w:rPr>
        <w:instrText xml:space="preserve"> PAGEREF _Toc530340552 \h </w:instrText>
      </w:r>
      <w:r>
        <w:rPr>
          <w:noProof/>
        </w:rPr>
      </w:r>
      <w:r>
        <w:rPr>
          <w:noProof/>
        </w:rPr>
        <w:fldChar w:fldCharType="separate"/>
      </w:r>
      <w:r w:rsidR="00AF785F">
        <w:rPr>
          <w:noProof/>
        </w:rPr>
        <w:t>2</w:t>
      </w:r>
      <w:r>
        <w:rPr>
          <w:noProof/>
        </w:rPr>
        <w:fldChar w:fldCharType="end"/>
      </w:r>
    </w:p>
    <w:p w14:paraId="08DEFC07" w14:textId="2CD21597" w:rsidR="00376EBE" w:rsidRDefault="00376EBE">
      <w:pPr>
        <w:pStyle w:val="TOC2"/>
        <w:rPr>
          <w:rFonts w:asciiTheme="minorHAnsi" w:eastAsiaTheme="minorEastAsia" w:hAnsiTheme="minorHAnsi" w:cstheme="minorBidi"/>
          <w:noProof/>
          <w:kern w:val="2"/>
          <w:sz w:val="21"/>
          <w:szCs w:val="22"/>
        </w:rPr>
      </w:pPr>
      <w:r w:rsidRPr="0021438D">
        <w:rPr>
          <w:rFonts w:ascii="楷体" w:eastAsia="楷体"/>
          <w:noProof/>
        </w:rPr>
        <w:t>2.1</w:t>
      </w:r>
      <w:r>
        <w:rPr>
          <w:noProof/>
        </w:rPr>
        <w:t xml:space="preserve"> </w:t>
      </w:r>
      <w:r>
        <w:rPr>
          <w:noProof/>
        </w:rPr>
        <w:t>系统设计要求</w:t>
      </w:r>
      <w:r>
        <w:rPr>
          <w:noProof/>
        </w:rPr>
        <w:tab/>
      </w:r>
      <w:r>
        <w:rPr>
          <w:noProof/>
        </w:rPr>
        <w:fldChar w:fldCharType="begin"/>
      </w:r>
      <w:r>
        <w:rPr>
          <w:noProof/>
        </w:rPr>
        <w:instrText xml:space="preserve"> PAGEREF _Toc530340553 \h </w:instrText>
      </w:r>
      <w:r>
        <w:rPr>
          <w:noProof/>
        </w:rPr>
      </w:r>
      <w:r>
        <w:rPr>
          <w:noProof/>
        </w:rPr>
        <w:fldChar w:fldCharType="separate"/>
      </w:r>
      <w:r w:rsidR="00AF785F">
        <w:rPr>
          <w:noProof/>
        </w:rPr>
        <w:t>2</w:t>
      </w:r>
      <w:r>
        <w:rPr>
          <w:noProof/>
        </w:rPr>
        <w:fldChar w:fldCharType="end"/>
      </w:r>
    </w:p>
    <w:p w14:paraId="6D775F1F" w14:textId="2E94E49E" w:rsidR="00376EBE" w:rsidRDefault="00376EBE">
      <w:pPr>
        <w:pStyle w:val="TOC2"/>
        <w:rPr>
          <w:rFonts w:asciiTheme="minorHAnsi" w:eastAsiaTheme="minorEastAsia" w:hAnsiTheme="minorHAnsi" w:cstheme="minorBidi"/>
          <w:noProof/>
          <w:kern w:val="2"/>
          <w:sz w:val="21"/>
          <w:szCs w:val="22"/>
        </w:rPr>
      </w:pPr>
      <w:r w:rsidRPr="0021438D">
        <w:rPr>
          <w:rFonts w:ascii="楷体" w:eastAsia="楷体"/>
          <w:noProof/>
        </w:rPr>
        <w:t>2.2</w:t>
      </w:r>
      <w:r>
        <w:rPr>
          <w:noProof/>
        </w:rPr>
        <w:t xml:space="preserve"> </w:t>
      </w:r>
      <w:r>
        <w:rPr>
          <w:noProof/>
        </w:rPr>
        <w:t>系统实际完成的功能</w:t>
      </w:r>
      <w:r>
        <w:rPr>
          <w:noProof/>
        </w:rPr>
        <w:tab/>
      </w:r>
      <w:r>
        <w:rPr>
          <w:noProof/>
        </w:rPr>
        <w:fldChar w:fldCharType="begin"/>
      </w:r>
      <w:r>
        <w:rPr>
          <w:noProof/>
        </w:rPr>
        <w:instrText xml:space="preserve"> PAGEREF _Toc530340554 \h </w:instrText>
      </w:r>
      <w:r>
        <w:rPr>
          <w:noProof/>
        </w:rPr>
      </w:r>
      <w:r>
        <w:rPr>
          <w:noProof/>
        </w:rPr>
        <w:fldChar w:fldCharType="separate"/>
      </w:r>
      <w:r w:rsidR="00AF785F">
        <w:rPr>
          <w:noProof/>
        </w:rPr>
        <w:t>2</w:t>
      </w:r>
      <w:r>
        <w:rPr>
          <w:noProof/>
        </w:rPr>
        <w:fldChar w:fldCharType="end"/>
      </w:r>
    </w:p>
    <w:p w14:paraId="17892C83" w14:textId="7ABD7193" w:rsidR="00376EBE" w:rsidRDefault="00376EBE">
      <w:pPr>
        <w:pStyle w:val="TOC2"/>
        <w:rPr>
          <w:rFonts w:asciiTheme="minorHAnsi" w:eastAsiaTheme="minorEastAsia" w:hAnsiTheme="minorHAnsi" w:cstheme="minorBidi"/>
          <w:noProof/>
          <w:kern w:val="2"/>
          <w:sz w:val="21"/>
          <w:szCs w:val="22"/>
        </w:rPr>
      </w:pPr>
      <w:r w:rsidRPr="0021438D">
        <w:rPr>
          <w:rFonts w:ascii="楷体" w:eastAsia="楷体"/>
          <w:noProof/>
        </w:rPr>
        <w:t>2.3</w:t>
      </w:r>
      <w:r>
        <w:rPr>
          <w:noProof/>
        </w:rPr>
        <w:t xml:space="preserve"> </w:t>
      </w:r>
      <w:r>
        <w:rPr>
          <w:noProof/>
        </w:rPr>
        <w:t>系统的设计原理概述</w:t>
      </w:r>
      <w:r>
        <w:rPr>
          <w:noProof/>
        </w:rPr>
        <w:tab/>
      </w:r>
      <w:r>
        <w:rPr>
          <w:noProof/>
        </w:rPr>
        <w:fldChar w:fldCharType="begin"/>
      </w:r>
      <w:r>
        <w:rPr>
          <w:noProof/>
        </w:rPr>
        <w:instrText xml:space="preserve"> PAGEREF _Toc530340555 \h </w:instrText>
      </w:r>
      <w:r>
        <w:rPr>
          <w:noProof/>
        </w:rPr>
      </w:r>
      <w:r>
        <w:rPr>
          <w:noProof/>
        </w:rPr>
        <w:fldChar w:fldCharType="separate"/>
      </w:r>
      <w:r w:rsidR="00AF785F">
        <w:rPr>
          <w:noProof/>
        </w:rPr>
        <w:t>2</w:t>
      </w:r>
      <w:r>
        <w:rPr>
          <w:noProof/>
        </w:rPr>
        <w:fldChar w:fldCharType="end"/>
      </w:r>
    </w:p>
    <w:p w14:paraId="047D67FF" w14:textId="34F845B6" w:rsidR="00376EBE" w:rsidRDefault="00376EBE">
      <w:pPr>
        <w:pStyle w:val="TOC1"/>
        <w:rPr>
          <w:rFonts w:asciiTheme="minorHAnsi" w:eastAsiaTheme="minorEastAsia" w:hAnsiTheme="minorHAnsi" w:cstheme="minorBidi"/>
          <w:b w:val="0"/>
          <w:noProof/>
          <w:kern w:val="2"/>
          <w:sz w:val="21"/>
          <w:szCs w:val="22"/>
        </w:rPr>
      </w:pPr>
      <w:r>
        <w:rPr>
          <w:noProof/>
        </w:rPr>
        <w:t xml:space="preserve">3. </w:t>
      </w:r>
      <w:r>
        <w:rPr>
          <w:noProof/>
        </w:rPr>
        <w:t>系统的硬件结构</w:t>
      </w:r>
      <w:r>
        <w:rPr>
          <w:noProof/>
        </w:rPr>
        <w:tab/>
      </w:r>
      <w:r>
        <w:rPr>
          <w:noProof/>
        </w:rPr>
        <w:fldChar w:fldCharType="begin"/>
      </w:r>
      <w:r>
        <w:rPr>
          <w:noProof/>
        </w:rPr>
        <w:instrText xml:space="preserve"> PAGEREF _Toc530340556 \h </w:instrText>
      </w:r>
      <w:r>
        <w:rPr>
          <w:noProof/>
        </w:rPr>
      </w:r>
      <w:r>
        <w:rPr>
          <w:noProof/>
        </w:rPr>
        <w:fldChar w:fldCharType="separate"/>
      </w:r>
      <w:r w:rsidR="00AF785F">
        <w:rPr>
          <w:noProof/>
        </w:rPr>
        <w:t>4</w:t>
      </w:r>
      <w:r>
        <w:rPr>
          <w:noProof/>
        </w:rPr>
        <w:fldChar w:fldCharType="end"/>
      </w:r>
    </w:p>
    <w:p w14:paraId="5A0B6346" w14:textId="47CE34BD" w:rsidR="00376EBE" w:rsidRDefault="00376EBE">
      <w:pPr>
        <w:pStyle w:val="TOC2"/>
        <w:rPr>
          <w:rFonts w:asciiTheme="minorHAnsi" w:eastAsiaTheme="minorEastAsia" w:hAnsiTheme="minorHAnsi" w:cstheme="minorBidi"/>
          <w:noProof/>
          <w:kern w:val="2"/>
          <w:sz w:val="21"/>
          <w:szCs w:val="22"/>
        </w:rPr>
      </w:pPr>
      <w:r w:rsidRPr="0021438D">
        <w:rPr>
          <w:rFonts w:ascii="楷体" w:eastAsia="楷体"/>
          <w:noProof/>
        </w:rPr>
        <w:t>3.1</w:t>
      </w:r>
      <w:r>
        <w:rPr>
          <w:noProof/>
        </w:rPr>
        <w:t xml:space="preserve"> </w:t>
      </w:r>
      <w:r>
        <w:rPr>
          <w:noProof/>
        </w:rPr>
        <w:t>硬件总体结构</w:t>
      </w:r>
      <w:r>
        <w:rPr>
          <w:noProof/>
        </w:rPr>
        <w:tab/>
      </w:r>
      <w:r>
        <w:rPr>
          <w:noProof/>
        </w:rPr>
        <w:fldChar w:fldCharType="begin"/>
      </w:r>
      <w:r>
        <w:rPr>
          <w:noProof/>
        </w:rPr>
        <w:instrText xml:space="preserve"> PAGEREF _Toc530340557 \h </w:instrText>
      </w:r>
      <w:r>
        <w:rPr>
          <w:noProof/>
        </w:rPr>
      </w:r>
      <w:r>
        <w:rPr>
          <w:noProof/>
        </w:rPr>
        <w:fldChar w:fldCharType="separate"/>
      </w:r>
      <w:r w:rsidR="00AF785F">
        <w:rPr>
          <w:noProof/>
        </w:rPr>
        <w:t>4</w:t>
      </w:r>
      <w:r>
        <w:rPr>
          <w:noProof/>
        </w:rPr>
        <w:fldChar w:fldCharType="end"/>
      </w:r>
    </w:p>
    <w:p w14:paraId="01EC52C5" w14:textId="009F9C64" w:rsidR="00376EBE" w:rsidRDefault="00376EBE">
      <w:pPr>
        <w:pStyle w:val="TOC2"/>
        <w:rPr>
          <w:rFonts w:asciiTheme="minorHAnsi" w:eastAsiaTheme="minorEastAsia" w:hAnsiTheme="minorHAnsi" w:cstheme="minorBidi"/>
          <w:noProof/>
          <w:kern w:val="2"/>
          <w:sz w:val="21"/>
          <w:szCs w:val="22"/>
        </w:rPr>
      </w:pPr>
      <w:r w:rsidRPr="0021438D">
        <w:rPr>
          <w:rFonts w:ascii="楷体" w:eastAsia="楷体"/>
          <w:noProof/>
        </w:rPr>
        <w:t>3.2</w:t>
      </w:r>
      <w:r>
        <w:rPr>
          <w:noProof/>
        </w:rPr>
        <w:t xml:space="preserve"> PLC</w:t>
      </w:r>
      <w:r>
        <w:rPr>
          <w:noProof/>
        </w:rPr>
        <w:t>与电脑的连接</w:t>
      </w:r>
      <w:r>
        <w:rPr>
          <w:noProof/>
        </w:rPr>
        <w:tab/>
      </w:r>
      <w:r>
        <w:rPr>
          <w:noProof/>
        </w:rPr>
        <w:fldChar w:fldCharType="begin"/>
      </w:r>
      <w:r>
        <w:rPr>
          <w:noProof/>
        </w:rPr>
        <w:instrText xml:space="preserve"> PAGEREF _Toc530340558 \h </w:instrText>
      </w:r>
      <w:r>
        <w:rPr>
          <w:noProof/>
        </w:rPr>
      </w:r>
      <w:r>
        <w:rPr>
          <w:noProof/>
        </w:rPr>
        <w:fldChar w:fldCharType="separate"/>
      </w:r>
      <w:r w:rsidR="00AF785F">
        <w:rPr>
          <w:noProof/>
        </w:rPr>
        <w:t>4</w:t>
      </w:r>
      <w:r>
        <w:rPr>
          <w:noProof/>
        </w:rPr>
        <w:fldChar w:fldCharType="end"/>
      </w:r>
    </w:p>
    <w:p w14:paraId="622FF6FA" w14:textId="451F7D20" w:rsidR="00376EBE" w:rsidRDefault="00376EBE">
      <w:pPr>
        <w:pStyle w:val="TOC2"/>
        <w:rPr>
          <w:rFonts w:asciiTheme="minorHAnsi" w:eastAsiaTheme="minorEastAsia" w:hAnsiTheme="minorHAnsi" w:cstheme="minorBidi"/>
          <w:noProof/>
          <w:kern w:val="2"/>
          <w:sz w:val="21"/>
          <w:szCs w:val="22"/>
        </w:rPr>
      </w:pPr>
      <w:r w:rsidRPr="0021438D">
        <w:rPr>
          <w:rFonts w:ascii="楷体" w:eastAsia="楷体"/>
          <w:noProof/>
        </w:rPr>
        <w:t>3.3</w:t>
      </w:r>
      <w:r>
        <w:rPr>
          <w:noProof/>
        </w:rPr>
        <w:t xml:space="preserve"> PLC</w:t>
      </w:r>
      <w:r>
        <w:rPr>
          <w:noProof/>
        </w:rPr>
        <w:t>与人机界面的连接</w:t>
      </w:r>
      <w:r>
        <w:rPr>
          <w:noProof/>
        </w:rPr>
        <w:tab/>
      </w:r>
      <w:r>
        <w:rPr>
          <w:noProof/>
        </w:rPr>
        <w:fldChar w:fldCharType="begin"/>
      </w:r>
      <w:r>
        <w:rPr>
          <w:noProof/>
        </w:rPr>
        <w:instrText xml:space="preserve"> PAGEREF _Toc530340559 \h </w:instrText>
      </w:r>
      <w:r>
        <w:rPr>
          <w:noProof/>
        </w:rPr>
      </w:r>
      <w:r>
        <w:rPr>
          <w:noProof/>
        </w:rPr>
        <w:fldChar w:fldCharType="separate"/>
      </w:r>
      <w:r w:rsidR="00AF785F">
        <w:rPr>
          <w:noProof/>
        </w:rPr>
        <w:t>5</w:t>
      </w:r>
      <w:r>
        <w:rPr>
          <w:noProof/>
        </w:rPr>
        <w:fldChar w:fldCharType="end"/>
      </w:r>
    </w:p>
    <w:p w14:paraId="6522C37D" w14:textId="5662465E" w:rsidR="00376EBE" w:rsidRDefault="00376EBE">
      <w:pPr>
        <w:pStyle w:val="TOC2"/>
        <w:rPr>
          <w:rFonts w:asciiTheme="minorHAnsi" w:eastAsiaTheme="minorEastAsia" w:hAnsiTheme="minorHAnsi" w:cstheme="minorBidi"/>
          <w:noProof/>
          <w:kern w:val="2"/>
          <w:sz w:val="21"/>
          <w:szCs w:val="22"/>
        </w:rPr>
      </w:pPr>
      <w:r w:rsidRPr="0021438D">
        <w:rPr>
          <w:rFonts w:ascii="楷体" w:eastAsia="楷体"/>
          <w:noProof/>
        </w:rPr>
        <w:t>3.4</w:t>
      </w:r>
      <w:r>
        <w:rPr>
          <w:noProof/>
        </w:rPr>
        <w:t xml:space="preserve"> PLC</w:t>
      </w:r>
      <w:r>
        <w:rPr>
          <w:noProof/>
        </w:rPr>
        <w:t>与组态软件的连接</w:t>
      </w:r>
      <w:r>
        <w:rPr>
          <w:noProof/>
        </w:rPr>
        <w:tab/>
      </w:r>
      <w:r>
        <w:rPr>
          <w:noProof/>
        </w:rPr>
        <w:fldChar w:fldCharType="begin"/>
      </w:r>
      <w:r>
        <w:rPr>
          <w:noProof/>
        </w:rPr>
        <w:instrText xml:space="preserve"> PAGEREF _Toc530340560 \h </w:instrText>
      </w:r>
      <w:r>
        <w:rPr>
          <w:noProof/>
        </w:rPr>
      </w:r>
      <w:r>
        <w:rPr>
          <w:noProof/>
        </w:rPr>
        <w:fldChar w:fldCharType="separate"/>
      </w:r>
      <w:r w:rsidR="00AF785F">
        <w:rPr>
          <w:noProof/>
        </w:rPr>
        <w:t>5</w:t>
      </w:r>
      <w:r>
        <w:rPr>
          <w:noProof/>
        </w:rPr>
        <w:fldChar w:fldCharType="end"/>
      </w:r>
    </w:p>
    <w:p w14:paraId="01B28E1F" w14:textId="127CB459" w:rsidR="00376EBE" w:rsidRDefault="00376EBE">
      <w:pPr>
        <w:pStyle w:val="TOC1"/>
        <w:rPr>
          <w:rFonts w:asciiTheme="minorHAnsi" w:eastAsiaTheme="minorEastAsia" w:hAnsiTheme="minorHAnsi" w:cstheme="minorBidi"/>
          <w:b w:val="0"/>
          <w:noProof/>
          <w:kern w:val="2"/>
          <w:sz w:val="21"/>
          <w:szCs w:val="22"/>
        </w:rPr>
      </w:pPr>
      <w:r>
        <w:rPr>
          <w:noProof/>
        </w:rPr>
        <w:t xml:space="preserve">4. </w:t>
      </w:r>
      <w:r>
        <w:rPr>
          <w:noProof/>
        </w:rPr>
        <w:t>系统的软件结构</w:t>
      </w:r>
      <w:r>
        <w:rPr>
          <w:noProof/>
        </w:rPr>
        <w:tab/>
      </w:r>
      <w:r>
        <w:rPr>
          <w:noProof/>
        </w:rPr>
        <w:fldChar w:fldCharType="begin"/>
      </w:r>
      <w:r>
        <w:rPr>
          <w:noProof/>
        </w:rPr>
        <w:instrText xml:space="preserve"> PAGEREF _Toc530340561 \h </w:instrText>
      </w:r>
      <w:r>
        <w:rPr>
          <w:noProof/>
        </w:rPr>
      </w:r>
      <w:r>
        <w:rPr>
          <w:noProof/>
        </w:rPr>
        <w:fldChar w:fldCharType="separate"/>
      </w:r>
      <w:r w:rsidR="00AF785F">
        <w:rPr>
          <w:noProof/>
        </w:rPr>
        <w:t>6</w:t>
      </w:r>
      <w:r>
        <w:rPr>
          <w:noProof/>
        </w:rPr>
        <w:fldChar w:fldCharType="end"/>
      </w:r>
    </w:p>
    <w:p w14:paraId="3A02EA78" w14:textId="314E952D" w:rsidR="00376EBE" w:rsidRDefault="00376EBE">
      <w:pPr>
        <w:pStyle w:val="TOC2"/>
        <w:rPr>
          <w:rFonts w:asciiTheme="minorHAnsi" w:eastAsiaTheme="minorEastAsia" w:hAnsiTheme="minorHAnsi" w:cstheme="minorBidi"/>
          <w:noProof/>
          <w:kern w:val="2"/>
          <w:sz w:val="21"/>
          <w:szCs w:val="22"/>
        </w:rPr>
      </w:pPr>
      <w:r w:rsidRPr="0021438D">
        <w:rPr>
          <w:rFonts w:ascii="楷体" w:eastAsia="楷体"/>
          <w:noProof/>
        </w:rPr>
        <w:t>4.1</w:t>
      </w:r>
      <w:r>
        <w:rPr>
          <w:noProof/>
        </w:rPr>
        <w:t xml:space="preserve"> </w:t>
      </w:r>
      <w:r>
        <w:rPr>
          <w:noProof/>
        </w:rPr>
        <w:t>软件总体结构和功能</w:t>
      </w:r>
      <w:r>
        <w:rPr>
          <w:noProof/>
        </w:rPr>
        <w:tab/>
      </w:r>
      <w:r>
        <w:rPr>
          <w:noProof/>
        </w:rPr>
        <w:fldChar w:fldCharType="begin"/>
      </w:r>
      <w:r>
        <w:rPr>
          <w:noProof/>
        </w:rPr>
        <w:instrText xml:space="preserve"> PAGEREF _Toc530340562 \h </w:instrText>
      </w:r>
      <w:r>
        <w:rPr>
          <w:noProof/>
        </w:rPr>
      </w:r>
      <w:r>
        <w:rPr>
          <w:noProof/>
        </w:rPr>
        <w:fldChar w:fldCharType="separate"/>
      </w:r>
      <w:r w:rsidR="00AF785F">
        <w:rPr>
          <w:noProof/>
        </w:rPr>
        <w:t>6</w:t>
      </w:r>
      <w:r>
        <w:rPr>
          <w:noProof/>
        </w:rPr>
        <w:fldChar w:fldCharType="end"/>
      </w:r>
    </w:p>
    <w:p w14:paraId="1CE9C1B5" w14:textId="3BF84055" w:rsidR="00376EBE" w:rsidRDefault="00376EBE">
      <w:pPr>
        <w:pStyle w:val="TOC2"/>
        <w:rPr>
          <w:rFonts w:asciiTheme="minorHAnsi" w:eastAsiaTheme="minorEastAsia" w:hAnsiTheme="minorHAnsi" w:cstheme="minorBidi"/>
          <w:noProof/>
          <w:kern w:val="2"/>
          <w:sz w:val="21"/>
          <w:szCs w:val="22"/>
        </w:rPr>
      </w:pPr>
      <w:r w:rsidRPr="0021438D">
        <w:rPr>
          <w:rFonts w:ascii="楷体" w:eastAsia="楷体"/>
          <w:noProof/>
        </w:rPr>
        <w:t>4.2</w:t>
      </w:r>
      <w:r>
        <w:rPr>
          <w:noProof/>
        </w:rPr>
        <w:t xml:space="preserve"> </w:t>
      </w:r>
      <w:r>
        <w:rPr>
          <w:noProof/>
        </w:rPr>
        <w:t>重要的全局变量与地址分配</w:t>
      </w:r>
      <w:r>
        <w:rPr>
          <w:noProof/>
        </w:rPr>
        <w:tab/>
      </w:r>
      <w:r>
        <w:rPr>
          <w:noProof/>
        </w:rPr>
        <w:fldChar w:fldCharType="begin"/>
      </w:r>
      <w:r>
        <w:rPr>
          <w:noProof/>
        </w:rPr>
        <w:instrText xml:space="preserve"> PAGEREF _Toc530340563 \h </w:instrText>
      </w:r>
      <w:r>
        <w:rPr>
          <w:noProof/>
        </w:rPr>
      </w:r>
      <w:r>
        <w:rPr>
          <w:noProof/>
        </w:rPr>
        <w:fldChar w:fldCharType="separate"/>
      </w:r>
      <w:r w:rsidR="00AF785F">
        <w:rPr>
          <w:noProof/>
        </w:rPr>
        <w:t>7</w:t>
      </w:r>
      <w:r>
        <w:rPr>
          <w:noProof/>
        </w:rPr>
        <w:fldChar w:fldCharType="end"/>
      </w:r>
    </w:p>
    <w:p w14:paraId="4EB90B81" w14:textId="5969EA7A" w:rsidR="00376EBE" w:rsidRDefault="00376EBE">
      <w:pPr>
        <w:pStyle w:val="TOC2"/>
        <w:rPr>
          <w:rFonts w:asciiTheme="minorHAnsi" w:eastAsiaTheme="minorEastAsia" w:hAnsiTheme="minorHAnsi" w:cstheme="minorBidi"/>
          <w:noProof/>
          <w:kern w:val="2"/>
          <w:sz w:val="21"/>
          <w:szCs w:val="22"/>
        </w:rPr>
      </w:pPr>
      <w:r w:rsidRPr="0021438D">
        <w:rPr>
          <w:rFonts w:ascii="楷体" w:eastAsia="楷体"/>
          <w:noProof/>
        </w:rPr>
        <w:t>4.3</w:t>
      </w:r>
      <w:r>
        <w:rPr>
          <w:noProof/>
        </w:rPr>
        <w:t xml:space="preserve"> </w:t>
      </w:r>
      <w:r>
        <w:rPr>
          <w:noProof/>
        </w:rPr>
        <w:t>流程逻辑</w:t>
      </w:r>
      <w:r>
        <w:rPr>
          <w:noProof/>
        </w:rPr>
        <w:tab/>
      </w:r>
      <w:r>
        <w:rPr>
          <w:noProof/>
        </w:rPr>
        <w:fldChar w:fldCharType="begin"/>
      </w:r>
      <w:r>
        <w:rPr>
          <w:noProof/>
        </w:rPr>
        <w:instrText xml:space="preserve"> PAGEREF _Toc530340564 \h </w:instrText>
      </w:r>
      <w:r>
        <w:rPr>
          <w:noProof/>
        </w:rPr>
      </w:r>
      <w:r>
        <w:rPr>
          <w:noProof/>
        </w:rPr>
        <w:fldChar w:fldCharType="separate"/>
      </w:r>
      <w:r w:rsidR="00AF785F">
        <w:rPr>
          <w:noProof/>
        </w:rPr>
        <w:t>7</w:t>
      </w:r>
      <w:r>
        <w:rPr>
          <w:noProof/>
        </w:rPr>
        <w:fldChar w:fldCharType="end"/>
      </w:r>
    </w:p>
    <w:p w14:paraId="2BFB2A08" w14:textId="11645E8B" w:rsidR="00376EBE" w:rsidRDefault="00376EBE">
      <w:pPr>
        <w:pStyle w:val="TOC2"/>
        <w:rPr>
          <w:rFonts w:asciiTheme="minorHAnsi" w:eastAsiaTheme="minorEastAsia" w:hAnsiTheme="minorHAnsi" w:cstheme="minorBidi"/>
          <w:noProof/>
          <w:kern w:val="2"/>
          <w:sz w:val="21"/>
          <w:szCs w:val="22"/>
        </w:rPr>
      </w:pPr>
      <w:r w:rsidRPr="0021438D">
        <w:rPr>
          <w:rFonts w:ascii="楷体" w:eastAsia="楷体"/>
          <w:noProof/>
        </w:rPr>
        <w:t>4.4</w:t>
      </w:r>
      <w:r>
        <w:rPr>
          <w:noProof/>
        </w:rPr>
        <w:t xml:space="preserve"> Unity Pro</w:t>
      </w:r>
      <w:r>
        <w:rPr>
          <w:noProof/>
        </w:rPr>
        <w:t>编程详述</w:t>
      </w:r>
      <w:r>
        <w:rPr>
          <w:noProof/>
        </w:rPr>
        <w:tab/>
      </w:r>
      <w:r>
        <w:rPr>
          <w:noProof/>
        </w:rPr>
        <w:fldChar w:fldCharType="begin"/>
      </w:r>
      <w:r>
        <w:rPr>
          <w:noProof/>
        </w:rPr>
        <w:instrText xml:space="preserve"> PAGEREF _Toc530340566 \h </w:instrText>
      </w:r>
      <w:r>
        <w:rPr>
          <w:noProof/>
        </w:rPr>
      </w:r>
      <w:r>
        <w:rPr>
          <w:noProof/>
        </w:rPr>
        <w:fldChar w:fldCharType="separate"/>
      </w:r>
      <w:r w:rsidR="00AF785F">
        <w:rPr>
          <w:noProof/>
        </w:rPr>
        <w:t>9</w:t>
      </w:r>
      <w:r>
        <w:rPr>
          <w:noProof/>
        </w:rPr>
        <w:fldChar w:fldCharType="end"/>
      </w:r>
    </w:p>
    <w:p w14:paraId="5D884A66" w14:textId="539B1B42" w:rsidR="00376EBE" w:rsidRDefault="00376EBE">
      <w:pPr>
        <w:pStyle w:val="TOC2"/>
        <w:rPr>
          <w:rFonts w:asciiTheme="minorHAnsi" w:eastAsiaTheme="minorEastAsia" w:hAnsiTheme="minorHAnsi" w:cstheme="minorBidi"/>
          <w:noProof/>
          <w:kern w:val="2"/>
          <w:sz w:val="21"/>
          <w:szCs w:val="22"/>
        </w:rPr>
      </w:pPr>
      <w:r w:rsidRPr="0021438D">
        <w:rPr>
          <w:rFonts w:ascii="楷体" w:eastAsia="楷体"/>
          <w:noProof/>
        </w:rPr>
        <w:t>4.5</w:t>
      </w:r>
      <w:r>
        <w:rPr>
          <w:noProof/>
        </w:rPr>
        <w:t xml:space="preserve"> </w:t>
      </w:r>
      <w:r>
        <w:rPr>
          <w:noProof/>
        </w:rPr>
        <w:t>触摸屏编程详述</w:t>
      </w:r>
      <w:r>
        <w:rPr>
          <w:noProof/>
        </w:rPr>
        <w:tab/>
      </w:r>
      <w:r>
        <w:rPr>
          <w:noProof/>
        </w:rPr>
        <w:fldChar w:fldCharType="begin"/>
      </w:r>
      <w:r>
        <w:rPr>
          <w:noProof/>
        </w:rPr>
        <w:instrText xml:space="preserve"> PAGEREF _Toc530340567 \h </w:instrText>
      </w:r>
      <w:r>
        <w:rPr>
          <w:noProof/>
        </w:rPr>
      </w:r>
      <w:r>
        <w:rPr>
          <w:noProof/>
        </w:rPr>
        <w:fldChar w:fldCharType="separate"/>
      </w:r>
      <w:r w:rsidR="00AF785F">
        <w:rPr>
          <w:noProof/>
        </w:rPr>
        <w:t>10</w:t>
      </w:r>
      <w:r>
        <w:rPr>
          <w:noProof/>
        </w:rPr>
        <w:fldChar w:fldCharType="end"/>
      </w:r>
    </w:p>
    <w:p w14:paraId="509B0E8F" w14:textId="1FC0D943" w:rsidR="00376EBE" w:rsidRDefault="00376EBE">
      <w:pPr>
        <w:pStyle w:val="TOC2"/>
        <w:rPr>
          <w:rFonts w:asciiTheme="minorHAnsi" w:eastAsiaTheme="minorEastAsia" w:hAnsiTheme="minorHAnsi" w:cstheme="minorBidi"/>
          <w:noProof/>
          <w:kern w:val="2"/>
          <w:sz w:val="21"/>
          <w:szCs w:val="22"/>
        </w:rPr>
      </w:pPr>
      <w:r w:rsidRPr="0021438D">
        <w:rPr>
          <w:rFonts w:ascii="楷体" w:eastAsia="楷体"/>
          <w:noProof/>
        </w:rPr>
        <w:t>4.6</w:t>
      </w:r>
      <w:r>
        <w:rPr>
          <w:noProof/>
        </w:rPr>
        <w:t xml:space="preserve"> </w:t>
      </w:r>
      <w:r>
        <w:rPr>
          <w:noProof/>
        </w:rPr>
        <w:t>组态软件编程详述</w:t>
      </w:r>
      <w:r>
        <w:rPr>
          <w:noProof/>
        </w:rPr>
        <w:tab/>
      </w:r>
      <w:r>
        <w:rPr>
          <w:noProof/>
        </w:rPr>
        <w:fldChar w:fldCharType="begin"/>
      </w:r>
      <w:r>
        <w:rPr>
          <w:noProof/>
        </w:rPr>
        <w:instrText xml:space="preserve"> PAGEREF _Toc530340569 \h </w:instrText>
      </w:r>
      <w:r>
        <w:rPr>
          <w:noProof/>
        </w:rPr>
      </w:r>
      <w:r>
        <w:rPr>
          <w:noProof/>
        </w:rPr>
        <w:fldChar w:fldCharType="separate"/>
      </w:r>
      <w:r w:rsidR="00AF785F">
        <w:rPr>
          <w:noProof/>
        </w:rPr>
        <w:t>12</w:t>
      </w:r>
      <w:r>
        <w:rPr>
          <w:noProof/>
        </w:rPr>
        <w:fldChar w:fldCharType="end"/>
      </w:r>
    </w:p>
    <w:p w14:paraId="678A662E" w14:textId="0C46A91F" w:rsidR="00376EBE" w:rsidRDefault="00376EBE">
      <w:pPr>
        <w:pStyle w:val="TOC1"/>
        <w:rPr>
          <w:rFonts w:asciiTheme="minorHAnsi" w:eastAsiaTheme="minorEastAsia" w:hAnsiTheme="minorHAnsi" w:cstheme="minorBidi"/>
          <w:b w:val="0"/>
          <w:noProof/>
          <w:kern w:val="2"/>
          <w:sz w:val="21"/>
          <w:szCs w:val="22"/>
        </w:rPr>
      </w:pPr>
      <w:r>
        <w:rPr>
          <w:noProof/>
        </w:rPr>
        <w:t xml:space="preserve">5. </w:t>
      </w:r>
      <w:r>
        <w:rPr>
          <w:noProof/>
        </w:rPr>
        <w:t>系统功能测试</w:t>
      </w:r>
      <w:r>
        <w:rPr>
          <w:noProof/>
        </w:rPr>
        <w:tab/>
      </w:r>
      <w:r>
        <w:rPr>
          <w:noProof/>
        </w:rPr>
        <w:fldChar w:fldCharType="begin"/>
      </w:r>
      <w:r>
        <w:rPr>
          <w:noProof/>
        </w:rPr>
        <w:instrText xml:space="preserve"> PAGEREF _Toc530340570 \h </w:instrText>
      </w:r>
      <w:r>
        <w:rPr>
          <w:noProof/>
        </w:rPr>
      </w:r>
      <w:r>
        <w:rPr>
          <w:noProof/>
        </w:rPr>
        <w:fldChar w:fldCharType="separate"/>
      </w:r>
      <w:r w:rsidR="00AF785F">
        <w:rPr>
          <w:noProof/>
        </w:rPr>
        <w:t>13</w:t>
      </w:r>
      <w:r>
        <w:rPr>
          <w:noProof/>
        </w:rPr>
        <w:fldChar w:fldCharType="end"/>
      </w:r>
    </w:p>
    <w:p w14:paraId="437ED192" w14:textId="6BBF8B0F" w:rsidR="00376EBE" w:rsidRDefault="00376EBE">
      <w:pPr>
        <w:pStyle w:val="TOC2"/>
        <w:rPr>
          <w:rFonts w:asciiTheme="minorHAnsi" w:eastAsiaTheme="minorEastAsia" w:hAnsiTheme="minorHAnsi" w:cstheme="minorBidi"/>
          <w:noProof/>
          <w:kern w:val="2"/>
          <w:sz w:val="21"/>
          <w:szCs w:val="22"/>
        </w:rPr>
      </w:pPr>
      <w:r w:rsidRPr="0021438D">
        <w:rPr>
          <w:rFonts w:ascii="楷体" w:eastAsia="楷体"/>
          <w:noProof/>
        </w:rPr>
        <w:t>5.1</w:t>
      </w:r>
      <w:r>
        <w:rPr>
          <w:noProof/>
        </w:rPr>
        <w:t xml:space="preserve"> </w:t>
      </w:r>
      <w:r>
        <w:rPr>
          <w:noProof/>
        </w:rPr>
        <w:t>功能测试</w:t>
      </w:r>
      <w:r>
        <w:rPr>
          <w:noProof/>
        </w:rPr>
        <w:tab/>
      </w:r>
      <w:r>
        <w:rPr>
          <w:noProof/>
        </w:rPr>
        <w:fldChar w:fldCharType="begin"/>
      </w:r>
      <w:r>
        <w:rPr>
          <w:noProof/>
        </w:rPr>
        <w:instrText xml:space="preserve"> PAGEREF _Toc530340571 \h </w:instrText>
      </w:r>
      <w:r>
        <w:rPr>
          <w:noProof/>
        </w:rPr>
      </w:r>
      <w:r>
        <w:rPr>
          <w:noProof/>
        </w:rPr>
        <w:fldChar w:fldCharType="separate"/>
      </w:r>
      <w:r w:rsidR="00AF785F">
        <w:rPr>
          <w:noProof/>
        </w:rPr>
        <w:t>13</w:t>
      </w:r>
      <w:r>
        <w:rPr>
          <w:noProof/>
        </w:rPr>
        <w:fldChar w:fldCharType="end"/>
      </w:r>
    </w:p>
    <w:p w14:paraId="733AA63A" w14:textId="684C9E2C" w:rsidR="00376EBE" w:rsidRDefault="00376EBE">
      <w:pPr>
        <w:pStyle w:val="TOC2"/>
        <w:rPr>
          <w:rFonts w:asciiTheme="minorHAnsi" w:eastAsiaTheme="minorEastAsia" w:hAnsiTheme="minorHAnsi" w:cstheme="minorBidi"/>
          <w:noProof/>
          <w:kern w:val="2"/>
          <w:sz w:val="21"/>
          <w:szCs w:val="22"/>
        </w:rPr>
      </w:pPr>
      <w:r w:rsidRPr="0021438D">
        <w:rPr>
          <w:rFonts w:ascii="楷体" w:eastAsia="楷体"/>
          <w:noProof/>
        </w:rPr>
        <w:t>5.2</w:t>
      </w:r>
      <w:r>
        <w:rPr>
          <w:noProof/>
        </w:rPr>
        <w:t xml:space="preserve"> </w:t>
      </w:r>
      <w:r>
        <w:rPr>
          <w:noProof/>
        </w:rPr>
        <w:t>测试结果及分析</w:t>
      </w:r>
      <w:r>
        <w:rPr>
          <w:noProof/>
        </w:rPr>
        <w:tab/>
      </w:r>
      <w:r>
        <w:rPr>
          <w:noProof/>
        </w:rPr>
        <w:fldChar w:fldCharType="begin"/>
      </w:r>
      <w:r>
        <w:rPr>
          <w:noProof/>
        </w:rPr>
        <w:instrText xml:space="preserve"> PAGEREF _Toc530340572 \h </w:instrText>
      </w:r>
      <w:r>
        <w:rPr>
          <w:noProof/>
        </w:rPr>
      </w:r>
      <w:r>
        <w:rPr>
          <w:noProof/>
        </w:rPr>
        <w:fldChar w:fldCharType="separate"/>
      </w:r>
      <w:r w:rsidR="00AF785F">
        <w:rPr>
          <w:noProof/>
        </w:rPr>
        <w:t>13</w:t>
      </w:r>
      <w:r>
        <w:rPr>
          <w:noProof/>
        </w:rPr>
        <w:fldChar w:fldCharType="end"/>
      </w:r>
    </w:p>
    <w:p w14:paraId="2C07F742" w14:textId="2EAA7EF7" w:rsidR="00376EBE" w:rsidRDefault="00376EBE">
      <w:pPr>
        <w:pStyle w:val="TOC1"/>
        <w:rPr>
          <w:rFonts w:asciiTheme="minorHAnsi" w:eastAsiaTheme="minorEastAsia" w:hAnsiTheme="minorHAnsi" w:cstheme="minorBidi"/>
          <w:b w:val="0"/>
          <w:noProof/>
          <w:kern w:val="2"/>
          <w:sz w:val="21"/>
          <w:szCs w:val="22"/>
        </w:rPr>
      </w:pPr>
      <w:r>
        <w:rPr>
          <w:noProof/>
        </w:rPr>
        <w:t xml:space="preserve">6. </w:t>
      </w:r>
      <w:r>
        <w:rPr>
          <w:noProof/>
        </w:rPr>
        <w:t>系统使用方法</w:t>
      </w:r>
      <w:r>
        <w:rPr>
          <w:noProof/>
        </w:rPr>
        <w:tab/>
      </w:r>
      <w:r>
        <w:rPr>
          <w:noProof/>
        </w:rPr>
        <w:fldChar w:fldCharType="begin"/>
      </w:r>
      <w:r>
        <w:rPr>
          <w:noProof/>
        </w:rPr>
        <w:instrText xml:space="preserve"> PAGEREF _Toc530340573 \h </w:instrText>
      </w:r>
      <w:r>
        <w:rPr>
          <w:noProof/>
        </w:rPr>
      </w:r>
      <w:r>
        <w:rPr>
          <w:noProof/>
        </w:rPr>
        <w:fldChar w:fldCharType="separate"/>
      </w:r>
      <w:r w:rsidR="00AF785F">
        <w:rPr>
          <w:noProof/>
        </w:rPr>
        <w:t>17</w:t>
      </w:r>
      <w:r>
        <w:rPr>
          <w:noProof/>
        </w:rPr>
        <w:fldChar w:fldCharType="end"/>
      </w:r>
    </w:p>
    <w:p w14:paraId="48A55FF0" w14:textId="68C2C045" w:rsidR="00376EBE" w:rsidRDefault="00376EBE">
      <w:pPr>
        <w:pStyle w:val="TOC1"/>
        <w:rPr>
          <w:rFonts w:asciiTheme="minorHAnsi" w:eastAsiaTheme="minorEastAsia" w:hAnsiTheme="minorHAnsi" w:cstheme="minorBidi"/>
          <w:b w:val="0"/>
          <w:noProof/>
          <w:kern w:val="2"/>
          <w:sz w:val="21"/>
          <w:szCs w:val="22"/>
        </w:rPr>
      </w:pPr>
      <w:r>
        <w:rPr>
          <w:noProof/>
        </w:rPr>
        <w:t xml:space="preserve">7. </w:t>
      </w:r>
      <w:r>
        <w:rPr>
          <w:noProof/>
        </w:rPr>
        <w:t>展望</w:t>
      </w:r>
      <w:r>
        <w:rPr>
          <w:noProof/>
        </w:rPr>
        <w:tab/>
      </w:r>
      <w:r>
        <w:rPr>
          <w:noProof/>
        </w:rPr>
        <w:fldChar w:fldCharType="begin"/>
      </w:r>
      <w:r>
        <w:rPr>
          <w:noProof/>
        </w:rPr>
        <w:instrText xml:space="preserve"> PAGEREF _Toc530340574 \h </w:instrText>
      </w:r>
      <w:r>
        <w:rPr>
          <w:noProof/>
        </w:rPr>
      </w:r>
      <w:r>
        <w:rPr>
          <w:noProof/>
        </w:rPr>
        <w:fldChar w:fldCharType="separate"/>
      </w:r>
      <w:r w:rsidR="00AF785F">
        <w:rPr>
          <w:noProof/>
        </w:rPr>
        <w:t>18</w:t>
      </w:r>
      <w:r>
        <w:rPr>
          <w:noProof/>
        </w:rPr>
        <w:fldChar w:fldCharType="end"/>
      </w:r>
    </w:p>
    <w:p w14:paraId="0B5E668A" w14:textId="2D3C5C41" w:rsidR="00376EBE" w:rsidRDefault="00376EBE">
      <w:pPr>
        <w:pStyle w:val="TOC1"/>
        <w:rPr>
          <w:rFonts w:asciiTheme="minorHAnsi" w:eastAsiaTheme="minorEastAsia" w:hAnsiTheme="minorHAnsi" w:cstheme="minorBidi"/>
          <w:b w:val="0"/>
          <w:noProof/>
          <w:kern w:val="2"/>
          <w:sz w:val="21"/>
          <w:szCs w:val="22"/>
        </w:rPr>
      </w:pPr>
      <w:r>
        <w:rPr>
          <w:noProof/>
        </w:rPr>
        <w:t xml:space="preserve">8. </w:t>
      </w:r>
      <w:r>
        <w:rPr>
          <w:noProof/>
        </w:rPr>
        <w:t>致谢</w:t>
      </w:r>
      <w:r>
        <w:rPr>
          <w:noProof/>
        </w:rPr>
        <w:tab/>
      </w:r>
      <w:r>
        <w:rPr>
          <w:noProof/>
        </w:rPr>
        <w:fldChar w:fldCharType="begin"/>
      </w:r>
      <w:r>
        <w:rPr>
          <w:noProof/>
        </w:rPr>
        <w:instrText xml:space="preserve"> PAGEREF _Toc530340575 \h </w:instrText>
      </w:r>
      <w:r>
        <w:rPr>
          <w:noProof/>
        </w:rPr>
      </w:r>
      <w:r>
        <w:rPr>
          <w:noProof/>
        </w:rPr>
        <w:fldChar w:fldCharType="separate"/>
      </w:r>
      <w:r w:rsidR="00AF785F">
        <w:rPr>
          <w:noProof/>
        </w:rPr>
        <w:t>19</w:t>
      </w:r>
      <w:r>
        <w:rPr>
          <w:noProof/>
        </w:rPr>
        <w:fldChar w:fldCharType="end"/>
      </w:r>
    </w:p>
    <w:p w14:paraId="3F906246" w14:textId="04A8AF58" w:rsidR="00376EBE" w:rsidRDefault="00376EBE">
      <w:pPr>
        <w:pStyle w:val="TOC1"/>
        <w:rPr>
          <w:rFonts w:asciiTheme="minorHAnsi" w:eastAsiaTheme="minorEastAsia" w:hAnsiTheme="minorHAnsi" w:cstheme="minorBidi"/>
          <w:b w:val="0"/>
          <w:noProof/>
          <w:kern w:val="2"/>
          <w:sz w:val="21"/>
          <w:szCs w:val="22"/>
        </w:rPr>
      </w:pPr>
      <w:r>
        <w:rPr>
          <w:noProof/>
        </w:rPr>
        <w:t xml:space="preserve">9. </w:t>
      </w:r>
      <w:r>
        <w:rPr>
          <w:noProof/>
        </w:rPr>
        <w:t>参考资料</w:t>
      </w:r>
      <w:r>
        <w:rPr>
          <w:noProof/>
        </w:rPr>
        <w:tab/>
      </w:r>
      <w:r>
        <w:rPr>
          <w:noProof/>
        </w:rPr>
        <w:fldChar w:fldCharType="begin"/>
      </w:r>
      <w:r>
        <w:rPr>
          <w:noProof/>
        </w:rPr>
        <w:instrText xml:space="preserve"> PAGEREF _Toc530340576 \h </w:instrText>
      </w:r>
      <w:r>
        <w:rPr>
          <w:noProof/>
        </w:rPr>
      </w:r>
      <w:r>
        <w:rPr>
          <w:noProof/>
        </w:rPr>
        <w:fldChar w:fldCharType="separate"/>
      </w:r>
      <w:r w:rsidR="00AF785F">
        <w:rPr>
          <w:noProof/>
        </w:rPr>
        <w:t>20</w:t>
      </w:r>
      <w:r>
        <w:rPr>
          <w:noProof/>
        </w:rPr>
        <w:fldChar w:fldCharType="end"/>
      </w:r>
    </w:p>
    <w:p w14:paraId="2116DC5E" w14:textId="0C6BD5A5" w:rsidR="00376EBE" w:rsidRDefault="00376EBE">
      <w:pPr>
        <w:pStyle w:val="TOC1"/>
        <w:rPr>
          <w:rFonts w:asciiTheme="minorHAnsi" w:eastAsiaTheme="minorEastAsia" w:hAnsiTheme="minorHAnsi" w:cstheme="minorBidi"/>
          <w:b w:val="0"/>
          <w:noProof/>
          <w:kern w:val="2"/>
          <w:sz w:val="21"/>
          <w:szCs w:val="22"/>
        </w:rPr>
      </w:pPr>
      <w:r>
        <w:rPr>
          <w:noProof/>
        </w:rPr>
        <w:t xml:space="preserve">10. </w:t>
      </w:r>
      <w:r>
        <w:rPr>
          <w:noProof/>
        </w:rPr>
        <w:t>附录</w:t>
      </w:r>
      <w:r>
        <w:rPr>
          <w:noProof/>
        </w:rPr>
        <w:tab/>
      </w:r>
      <w:r>
        <w:rPr>
          <w:noProof/>
        </w:rPr>
        <w:fldChar w:fldCharType="begin"/>
      </w:r>
      <w:r>
        <w:rPr>
          <w:noProof/>
        </w:rPr>
        <w:instrText xml:space="preserve"> PAGEREF _Toc530340577 \h </w:instrText>
      </w:r>
      <w:r>
        <w:rPr>
          <w:noProof/>
        </w:rPr>
      </w:r>
      <w:r>
        <w:rPr>
          <w:noProof/>
        </w:rPr>
        <w:fldChar w:fldCharType="separate"/>
      </w:r>
      <w:r w:rsidR="00AF785F">
        <w:rPr>
          <w:noProof/>
        </w:rPr>
        <w:t>21</w:t>
      </w:r>
      <w:r>
        <w:rPr>
          <w:noProof/>
        </w:rPr>
        <w:fldChar w:fldCharType="end"/>
      </w:r>
    </w:p>
    <w:p w14:paraId="0510B9D3" w14:textId="4C4D81DF" w:rsidR="00376EBE" w:rsidRDefault="00376EBE">
      <w:pPr>
        <w:pStyle w:val="TOC2"/>
        <w:rPr>
          <w:rFonts w:asciiTheme="minorHAnsi" w:eastAsiaTheme="minorEastAsia" w:hAnsiTheme="minorHAnsi" w:cstheme="minorBidi"/>
          <w:noProof/>
          <w:kern w:val="2"/>
          <w:sz w:val="21"/>
          <w:szCs w:val="22"/>
        </w:rPr>
      </w:pPr>
      <w:r w:rsidRPr="0021438D">
        <w:rPr>
          <w:rFonts w:ascii="楷体" w:eastAsia="楷体"/>
          <w:noProof/>
        </w:rPr>
        <w:lastRenderedPageBreak/>
        <w:t>10.1</w:t>
      </w:r>
      <w:r>
        <w:rPr>
          <w:noProof/>
        </w:rPr>
        <w:t xml:space="preserve"> </w:t>
      </w:r>
      <w:r>
        <w:rPr>
          <w:noProof/>
        </w:rPr>
        <w:t>整体实物照片</w:t>
      </w:r>
      <w:r>
        <w:rPr>
          <w:noProof/>
        </w:rPr>
        <w:tab/>
      </w:r>
      <w:r>
        <w:rPr>
          <w:noProof/>
        </w:rPr>
        <w:fldChar w:fldCharType="begin"/>
      </w:r>
      <w:r>
        <w:rPr>
          <w:noProof/>
        </w:rPr>
        <w:instrText xml:space="preserve"> PAGEREF _Toc530340578 \h </w:instrText>
      </w:r>
      <w:r>
        <w:rPr>
          <w:noProof/>
        </w:rPr>
      </w:r>
      <w:r>
        <w:rPr>
          <w:noProof/>
        </w:rPr>
        <w:fldChar w:fldCharType="separate"/>
      </w:r>
      <w:r w:rsidR="00AF785F">
        <w:rPr>
          <w:noProof/>
        </w:rPr>
        <w:t>21</w:t>
      </w:r>
      <w:r>
        <w:rPr>
          <w:noProof/>
        </w:rPr>
        <w:fldChar w:fldCharType="end"/>
      </w:r>
    </w:p>
    <w:p w14:paraId="6DB5858D" w14:textId="3B5EE085" w:rsidR="00376EBE" w:rsidRDefault="00376EBE">
      <w:pPr>
        <w:pStyle w:val="TOC2"/>
        <w:rPr>
          <w:rFonts w:asciiTheme="minorHAnsi" w:eastAsiaTheme="minorEastAsia" w:hAnsiTheme="minorHAnsi" w:cstheme="minorBidi"/>
          <w:noProof/>
          <w:kern w:val="2"/>
          <w:sz w:val="21"/>
          <w:szCs w:val="22"/>
        </w:rPr>
      </w:pPr>
      <w:r w:rsidRPr="0021438D">
        <w:rPr>
          <w:rFonts w:ascii="楷体" w:eastAsia="楷体"/>
          <w:noProof/>
        </w:rPr>
        <w:t>10.2</w:t>
      </w:r>
      <w:r>
        <w:rPr>
          <w:noProof/>
        </w:rPr>
        <w:t xml:space="preserve"> </w:t>
      </w:r>
      <w:r>
        <w:rPr>
          <w:noProof/>
        </w:rPr>
        <w:t>课程学习心得和建议意见</w:t>
      </w:r>
      <w:r>
        <w:rPr>
          <w:noProof/>
        </w:rPr>
        <w:tab/>
      </w:r>
      <w:r>
        <w:rPr>
          <w:noProof/>
        </w:rPr>
        <w:fldChar w:fldCharType="begin"/>
      </w:r>
      <w:r>
        <w:rPr>
          <w:noProof/>
        </w:rPr>
        <w:instrText xml:space="preserve"> PAGEREF _Toc530340579 \h </w:instrText>
      </w:r>
      <w:r>
        <w:rPr>
          <w:noProof/>
        </w:rPr>
      </w:r>
      <w:r>
        <w:rPr>
          <w:noProof/>
        </w:rPr>
        <w:fldChar w:fldCharType="separate"/>
      </w:r>
      <w:r w:rsidR="00AF785F">
        <w:rPr>
          <w:noProof/>
        </w:rPr>
        <w:t>21</w:t>
      </w:r>
      <w:r>
        <w:rPr>
          <w:noProof/>
        </w:rPr>
        <w:fldChar w:fldCharType="end"/>
      </w:r>
    </w:p>
    <w:p w14:paraId="67D17160" w14:textId="77777777" w:rsidR="00B43A9F" w:rsidRDefault="00B43A9F" w:rsidP="009C67B8">
      <w:pPr>
        <w:pStyle w:val="TOC1"/>
      </w:pPr>
      <w:r>
        <w:fldChar w:fldCharType="end"/>
      </w:r>
    </w:p>
    <w:p w14:paraId="68F75327" w14:textId="77777777" w:rsidR="00ED3876" w:rsidRPr="0008288A" w:rsidRDefault="00ED3876">
      <w:pPr>
        <w:ind w:firstLine="0"/>
        <w:sectPr w:rsidR="00ED3876" w:rsidRPr="0008288A" w:rsidSect="00192488">
          <w:headerReference w:type="even" r:id="rId15"/>
          <w:headerReference w:type="default" r:id="rId16"/>
          <w:footerReference w:type="even" r:id="rId17"/>
          <w:footerReference w:type="default" r:id="rId18"/>
          <w:headerReference w:type="first" r:id="rId19"/>
          <w:footerReference w:type="first" r:id="rId20"/>
          <w:type w:val="oddPage"/>
          <w:pgSz w:w="11907" w:h="16840" w:code="9"/>
          <w:pgMar w:top="1440" w:right="1100" w:bottom="1440" w:left="1100" w:header="992" w:footer="833" w:gutter="601"/>
          <w:pgNumType w:start="1"/>
          <w:cols w:space="720"/>
        </w:sectPr>
      </w:pPr>
    </w:p>
    <w:p w14:paraId="733DF2DB" w14:textId="77777777" w:rsidR="00B43A9F" w:rsidRPr="0077432E" w:rsidRDefault="00B43A9F" w:rsidP="0077432E">
      <w:pPr>
        <w:pStyle w:val="1"/>
      </w:pPr>
      <w:bookmarkStart w:id="0" w:name="_Toc530340548"/>
      <w:bookmarkStart w:id="1" w:name="_Toc499136493"/>
      <w:r w:rsidRPr="0077432E">
        <w:rPr>
          <w:rFonts w:hint="eastAsia"/>
        </w:rPr>
        <w:lastRenderedPageBreak/>
        <w:t>概述</w:t>
      </w:r>
      <w:bookmarkEnd w:id="0"/>
    </w:p>
    <w:p w14:paraId="2A9AA6C8" w14:textId="77777777" w:rsidR="00B43A9F" w:rsidRPr="0077432E" w:rsidRDefault="00B43A9F" w:rsidP="0077432E">
      <w:pPr>
        <w:pStyle w:val="20"/>
      </w:pPr>
      <w:bookmarkStart w:id="2" w:name="_Toc530340549"/>
      <w:r w:rsidRPr="0077432E">
        <w:rPr>
          <w:rFonts w:hint="eastAsia"/>
        </w:rPr>
        <w:t>编写说明</w:t>
      </w:r>
      <w:bookmarkEnd w:id="2"/>
    </w:p>
    <w:p w14:paraId="09FD1DCD" w14:textId="77777777" w:rsidR="00B43A9F" w:rsidRPr="00C15260" w:rsidRDefault="00C15260" w:rsidP="00C15260">
      <w:pPr>
        <w:tabs>
          <w:tab w:val="left" w:pos="5505"/>
        </w:tabs>
      </w:pPr>
      <w:r>
        <w:rPr>
          <w:rFonts w:hint="eastAsia"/>
        </w:rPr>
        <w:t>本文档系</w:t>
      </w:r>
      <w:r>
        <w:rPr>
          <w:rFonts w:hint="eastAsia"/>
        </w:rPr>
        <w:t>2018-2019</w:t>
      </w:r>
      <w:r>
        <w:rPr>
          <w:rFonts w:hint="eastAsia"/>
        </w:rPr>
        <w:t>学年秋季学期工程实践与科技创新</w:t>
      </w:r>
      <w:r>
        <w:rPr>
          <w:color w:val="000000"/>
        </w:rPr>
        <w:t>IIIB</w:t>
      </w:r>
      <w:r>
        <w:rPr>
          <w:rFonts w:hint="eastAsia"/>
        </w:rPr>
        <w:t>课程第四小组设计报告。本设计报告展示了我组基于施耐德</w:t>
      </w:r>
      <w:r>
        <w:rPr>
          <w:rFonts w:hint="eastAsia"/>
        </w:rPr>
        <w:t>M340</w:t>
      </w:r>
      <w:r>
        <w:rPr>
          <w:rFonts w:hint="eastAsia"/>
        </w:rPr>
        <w:t>系列</w:t>
      </w:r>
      <w:r>
        <w:rPr>
          <w:rFonts w:hint="eastAsia"/>
        </w:rPr>
        <w:t>PLC</w:t>
      </w:r>
      <w:r>
        <w:rPr>
          <w:rFonts w:hint="eastAsia"/>
        </w:rPr>
        <w:t>设计的课程项目“智能家居防盗系统”的设计初衷、期望目标、软硬件结构、设计和实践的过程以及最终实际完成效果。本报告的撰写旨在使读者快速对“智能家居防盗系统”的设计思路、控制原理等方面获得整体上的了解。</w:t>
      </w:r>
      <w:r w:rsidR="00441A36" w:rsidRPr="00441A36">
        <w:rPr>
          <w:color w:val="3366FF"/>
        </w:rPr>
        <w:tab/>
      </w:r>
    </w:p>
    <w:p w14:paraId="4E6CFE77" w14:textId="77777777" w:rsidR="00B43A9F" w:rsidRPr="0077432E" w:rsidRDefault="00D47860" w:rsidP="0077432E">
      <w:pPr>
        <w:pStyle w:val="20"/>
      </w:pPr>
      <w:bookmarkStart w:id="3" w:name="_Toc530340550"/>
      <w:r w:rsidRPr="0077432E">
        <w:rPr>
          <w:rFonts w:hint="eastAsia"/>
        </w:rPr>
        <w:t>名词</w:t>
      </w:r>
      <w:r w:rsidR="00B43A9F" w:rsidRPr="0077432E">
        <w:rPr>
          <w:rFonts w:hint="eastAsia"/>
        </w:rPr>
        <w:t>定义</w:t>
      </w:r>
      <w:bookmarkEnd w:id="3"/>
    </w:p>
    <w:p w14:paraId="466AEF86" w14:textId="77777777" w:rsidR="00C15260" w:rsidRDefault="00C15260" w:rsidP="00C15260">
      <w:pPr>
        <w:jc w:val="left"/>
        <w:rPr>
          <w:b/>
          <w:bCs/>
        </w:rPr>
      </w:pPr>
    </w:p>
    <w:p w14:paraId="0F73CEC9" w14:textId="77777777" w:rsidR="00C15260" w:rsidRDefault="00C15260" w:rsidP="00C15260">
      <w:pPr>
        <w:jc w:val="left"/>
        <w:rPr>
          <w:rFonts w:ascii="宋体" w:hAnsi="宋体" w:cs="宋体"/>
          <w:color w:val="333333"/>
          <w:szCs w:val="21"/>
          <w:shd w:val="clear" w:color="auto" w:fill="FFFFFF"/>
        </w:rPr>
      </w:pPr>
      <w:r>
        <w:rPr>
          <w:rFonts w:hint="eastAsia"/>
          <w:b/>
          <w:bCs/>
        </w:rPr>
        <w:t>①可编程逻辑控制器</w:t>
      </w:r>
      <w:r>
        <w:rPr>
          <w:rFonts w:hint="eastAsia"/>
        </w:rPr>
        <w:t>：</w:t>
      </w:r>
      <w:r>
        <w:rPr>
          <w:rFonts w:ascii="宋体" w:hAnsi="宋体" w:cs="宋体" w:hint="eastAsia"/>
          <w:color w:val="333333"/>
          <w:szCs w:val="21"/>
          <w:shd w:val="clear" w:color="auto" w:fill="FFFFFF"/>
        </w:rPr>
        <w:t>可编程逻辑控制器是种专门为在工业环境下应用而设计的数字运算操作电子系统。它采用一种可编程的存储器，在其内部存储执行逻辑运算、顺序控制、定时、计数和算术运算等操作的指令，通过数字式或模拟式的输入输出来控制各种类型的机械设备或生产过程。</w:t>
      </w:r>
    </w:p>
    <w:p w14:paraId="68D0A618" w14:textId="77777777" w:rsidR="00C15260" w:rsidRDefault="00C15260" w:rsidP="00C15260">
      <w:pPr>
        <w:jc w:val="left"/>
        <w:rPr>
          <w:rFonts w:ascii="宋体" w:hAnsi="宋体" w:cs="宋体"/>
          <w:color w:val="333333"/>
          <w:szCs w:val="21"/>
          <w:shd w:val="clear" w:color="auto" w:fill="FFFFFF"/>
        </w:rPr>
      </w:pPr>
      <w:r>
        <w:rPr>
          <w:rFonts w:ascii="宋体" w:hAnsi="宋体" w:cs="宋体" w:hint="eastAsia"/>
          <w:b/>
          <w:bCs/>
          <w:color w:val="333333"/>
          <w:szCs w:val="21"/>
          <w:shd w:val="clear" w:color="auto" w:fill="FFFFFF"/>
        </w:rPr>
        <w:t>②M340</w:t>
      </w:r>
      <w:r>
        <w:rPr>
          <w:rFonts w:ascii="宋体" w:hAnsi="宋体" w:cs="宋体" w:hint="eastAsia"/>
          <w:color w:val="333333"/>
          <w:szCs w:val="21"/>
          <w:shd w:val="clear" w:color="auto" w:fill="FFFFFF"/>
        </w:rPr>
        <w:t>：ModiconM340是全球能效管理专家施耐德电气于2007年推出的高性能中型PLC平台，从属于Unity软件平台。</w:t>
      </w:r>
    </w:p>
    <w:p w14:paraId="2780E5F3" w14:textId="77777777" w:rsidR="00C15260" w:rsidRDefault="00C15260" w:rsidP="00C15260">
      <w:pPr>
        <w:jc w:val="left"/>
        <w:rPr>
          <w:rFonts w:ascii="Arial" w:hAnsi="Arial" w:cs="Arial"/>
          <w:color w:val="333333"/>
          <w:szCs w:val="21"/>
          <w:shd w:val="clear" w:color="auto" w:fill="FFFFFF"/>
        </w:rPr>
      </w:pPr>
      <w:r>
        <w:rPr>
          <w:rFonts w:ascii="宋体" w:hAnsi="宋体" w:cs="宋体" w:hint="eastAsia"/>
          <w:b/>
          <w:bCs/>
          <w:color w:val="333333"/>
          <w:szCs w:val="21"/>
          <w:shd w:val="clear" w:color="auto" w:fill="FFFFFF"/>
        </w:rPr>
        <w:t>③Modbus</w:t>
      </w:r>
      <w:r>
        <w:rPr>
          <w:rFonts w:ascii="宋体" w:hAnsi="宋体" w:cs="宋体" w:hint="eastAsia"/>
          <w:color w:val="333333"/>
          <w:szCs w:val="21"/>
          <w:shd w:val="clear" w:color="auto" w:fill="FFFFFF"/>
        </w:rPr>
        <w:t>：</w:t>
      </w:r>
      <w:r>
        <w:rPr>
          <w:rFonts w:ascii="Arial" w:hAnsi="Arial" w:cs="Arial" w:hint="eastAsia"/>
          <w:color w:val="333333"/>
          <w:szCs w:val="21"/>
          <w:shd w:val="clear" w:color="auto" w:fill="FFFFFF"/>
        </w:rPr>
        <w:t>一种串行通信协议，目前是工业系统中电子设备之间的常用连接方式。</w:t>
      </w:r>
    </w:p>
    <w:p w14:paraId="17025F17" w14:textId="77777777" w:rsidR="00C15260" w:rsidRDefault="00C15260" w:rsidP="00C15260">
      <w:pPr>
        <w:jc w:val="left"/>
        <w:rPr>
          <w:rFonts w:ascii="Arial" w:hAnsi="Arial" w:cs="Arial"/>
          <w:color w:val="333333"/>
          <w:szCs w:val="21"/>
          <w:shd w:val="clear" w:color="auto" w:fill="FFFFFF"/>
        </w:rPr>
      </w:pPr>
      <w:r>
        <w:rPr>
          <w:rFonts w:ascii="Arial" w:hAnsi="Arial" w:cs="Arial" w:hint="eastAsia"/>
          <w:b/>
          <w:bCs/>
          <w:color w:val="333333"/>
          <w:szCs w:val="21"/>
          <w:shd w:val="clear" w:color="auto" w:fill="FFFFFF"/>
        </w:rPr>
        <w:t>④传感器</w:t>
      </w:r>
      <w:r>
        <w:rPr>
          <w:rFonts w:ascii="Arial" w:hAnsi="Arial" w:cs="Arial" w:hint="eastAsia"/>
          <w:color w:val="333333"/>
          <w:szCs w:val="21"/>
          <w:shd w:val="clear" w:color="auto" w:fill="FFFFFF"/>
        </w:rPr>
        <w:t>：一种检测装置，能感受到被测量的信息，并能将感受到的信息，按一定规律变换成为电信号或其他所需形式的信息输出，以满足信息的传输、处理、存储、显示、记录和控制等要求。</w:t>
      </w:r>
    </w:p>
    <w:p w14:paraId="5106B797" w14:textId="77777777" w:rsidR="00C15260" w:rsidRDefault="00C15260" w:rsidP="00C15260">
      <w:pPr>
        <w:jc w:val="left"/>
        <w:rPr>
          <w:rFonts w:ascii="Arial" w:hAnsi="Arial" w:cs="Arial"/>
          <w:color w:val="333333"/>
          <w:szCs w:val="21"/>
          <w:shd w:val="clear" w:color="auto" w:fill="FFFFFF"/>
        </w:rPr>
      </w:pPr>
      <w:r>
        <w:rPr>
          <w:rFonts w:ascii="宋体" w:hAnsi="宋体" w:cs="宋体" w:hint="eastAsia"/>
          <w:b/>
          <w:bCs/>
          <w:color w:val="333333"/>
          <w:szCs w:val="21"/>
          <w:shd w:val="clear" w:color="auto" w:fill="FFFFFF"/>
        </w:rPr>
        <w:t>⑤执行器</w:t>
      </w:r>
      <w:r>
        <w:rPr>
          <w:rFonts w:ascii="宋体" w:hAnsi="宋体" w:cs="宋体" w:hint="eastAsia"/>
          <w:color w:val="333333"/>
          <w:szCs w:val="21"/>
          <w:shd w:val="clear" w:color="auto" w:fill="FFFFFF"/>
        </w:rPr>
        <w:t>：</w:t>
      </w:r>
      <w:r>
        <w:rPr>
          <w:rFonts w:ascii="Arial" w:hAnsi="Arial" w:cs="Arial" w:hint="eastAsia"/>
          <w:color w:val="333333"/>
          <w:szCs w:val="21"/>
          <w:shd w:val="clear" w:color="auto" w:fill="FFFFFF"/>
        </w:rPr>
        <w:t>执行器是自动控制系统中必不可少的一个重要组成部分。它的作用是接受控制器送来的控制信号，改变被控介质的大小，从而将被控变量维持在所要求的数值上或一定的范围内。</w:t>
      </w:r>
    </w:p>
    <w:p w14:paraId="09BE0B94" w14:textId="77777777" w:rsidR="00C15260" w:rsidRDefault="00C15260" w:rsidP="00C15260">
      <w:pPr>
        <w:jc w:val="left"/>
        <w:rPr>
          <w:rFonts w:ascii="宋体" w:hAnsi="宋体" w:cs="宋体"/>
          <w:color w:val="333333"/>
          <w:szCs w:val="21"/>
          <w:shd w:val="clear" w:color="auto" w:fill="FFFFFF"/>
        </w:rPr>
      </w:pPr>
      <w:r>
        <w:rPr>
          <w:rFonts w:ascii="Arial" w:hAnsi="Arial" w:cs="Arial" w:hint="eastAsia"/>
          <w:b/>
          <w:bCs/>
          <w:color w:val="333333"/>
          <w:szCs w:val="21"/>
          <w:shd w:val="clear" w:color="auto" w:fill="FFFFFF"/>
        </w:rPr>
        <w:t>⑥触摸屏</w:t>
      </w:r>
      <w:r>
        <w:rPr>
          <w:rFonts w:ascii="Arial" w:hAnsi="Arial" w:cs="Arial" w:hint="eastAsia"/>
          <w:color w:val="333333"/>
          <w:szCs w:val="21"/>
          <w:shd w:val="clear" w:color="auto" w:fill="FFFFFF"/>
        </w:rPr>
        <w:t>：</w:t>
      </w:r>
      <w:r>
        <w:rPr>
          <w:rFonts w:ascii="宋体" w:hAnsi="宋体" w:cs="宋体" w:hint="eastAsia"/>
          <w:color w:val="333333"/>
          <w:szCs w:val="21"/>
          <w:shd w:val="clear" w:color="auto" w:fill="FFFFFF"/>
        </w:rPr>
        <w:t>触摸屏（touch screen）又称为“触控屏”、“触控面板”，是一种可接收触头等输入讯号的感应式液晶显示装置，当接触了屏幕上的图形按钮时，屏幕上的触觉反馈系统可根据预先编程的程式驱动各种连结装置，可用以取代机械式的按钮面板。</w:t>
      </w:r>
    </w:p>
    <w:p w14:paraId="5ACED992" w14:textId="77777777" w:rsidR="00B43A9F" w:rsidRPr="0077432E" w:rsidRDefault="00B43A9F" w:rsidP="0077432E">
      <w:pPr>
        <w:pStyle w:val="20"/>
      </w:pPr>
      <w:bookmarkStart w:id="4" w:name="_Toc530340551"/>
      <w:r w:rsidRPr="0077432E">
        <w:rPr>
          <w:rFonts w:hint="eastAsia"/>
        </w:rPr>
        <w:t>缩略语</w:t>
      </w:r>
      <w:bookmarkEnd w:id="4"/>
    </w:p>
    <w:p w14:paraId="4C7DA7B4" w14:textId="77777777" w:rsidR="00C15260" w:rsidRDefault="00C15260" w:rsidP="00C15260"/>
    <w:p w14:paraId="0B97934A" w14:textId="77777777" w:rsidR="00C15260" w:rsidRDefault="00C15260" w:rsidP="00C15260">
      <w:pPr>
        <w:rPr>
          <w:rFonts w:ascii="宋体" w:hAnsi="宋体" w:cs="宋体"/>
        </w:rPr>
      </w:pPr>
      <w:r>
        <w:rPr>
          <w:rFonts w:hint="eastAsia"/>
          <w:b/>
          <w:bCs/>
        </w:rPr>
        <w:t>①</w:t>
      </w:r>
      <w:r>
        <w:rPr>
          <w:rFonts w:ascii="宋体" w:hAnsi="宋体" w:cs="宋体" w:hint="eastAsia"/>
          <w:b/>
          <w:bCs/>
        </w:rPr>
        <w:t>PLC</w:t>
      </w:r>
      <w:r>
        <w:rPr>
          <w:rFonts w:ascii="宋体" w:hAnsi="宋体" w:cs="宋体" w:hint="eastAsia"/>
        </w:rPr>
        <w:t xml:space="preserve"> (Programmable Logical Controller)：可编程逻辑控制器；</w:t>
      </w:r>
    </w:p>
    <w:p w14:paraId="50FA2AC4" w14:textId="77777777" w:rsidR="00C15260" w:rsidRDefault="00C15260" w:rsidP="00C15260">
      <w:pPr>
        <w:rPr>
          <w:rFonts w:ascii="Arial" w:hAnsi="Arial" w:cs="Arial"/>
          <w:color w:val="333333"/>
          <w:szCs w:val="21"/>
          <w:shd w:val="clear" w:color="auto" w:fill="FFFFFF"/>
        </w:rPr>
      </w:pPr>
      <w:r>
        <w:rPr>
          <w:rFonts w:ascii="宋体" w:hAnsi="宋体" w:cs="宋体" w:hint="eastAsia"/>
          <w:b/>
          <w:bCs/>
        </w:rPr>
        <w:t>②CPU</w:t>
      </w:r>
      <w:r>
        <w:rPr>
          <w:rFonts w:ascii="宋体" w:hAnsi="宋体" w:cs="宋体" w:hint="eastAsia"/>
        </w:rPr>
        <w:t xml:space="preserve"> (</w:t>
      </w:r>
      <w:r>
        <w:rPr>
          <w:rFonts w:ascii="宋体" w:hAnsi="宋体" w:cs="宋体" w:hint="eastAsia"/>
          <w:color w:val="333333"/>
          <w:szCs w:val="21"/>
          <w:shd w:val="clear" w:color="auto" w:fill="FFFFFF"/>
        </w:rPr>
        <w:t>Central Processing Unit</w:t>
      </w:r>
      <w:r>
        <w:rPr>
          <w:rFonts w:ascii="宋体" w:hAnsi="宋体" w:cs="宋体" w:hint="eastAsia"/>
        </w:rPr>
        <w:t>)：</w:t>
      </w:r>
      <w:r>
        <w:rPr>
          <w:rFonts w:ascii="Arial" w:hAnsi="Arial" w:cs="Arial" w:hint="eastAsia"/>
          <w:color w:val="333333"/>
          <w:szCs w:val="21"/>
          <w:shd w:val="clear" w:color="auto" w:fill="FFFFFF"/>
        </w:rPr>
        <w:t>中央处理器；</w:t>
      </w:r>
    </w:p>
    <w:p w14:paraId="2847737A" w14:textId="77777777" w:rsidR="00C15260" w:rsidRDefault="00C15260" w:rsidP="00C15260">
      <w:pPr>
        <w:rPr>
          <w:rFonts w:ascii="宋体" w:hAnsi="宋体" w:cs="宋体"/>
          <w:color w:val="333333"/>
          <w:szCs w:val="21"/>
          <w:shd w:val="clear" w:color="auto" w:fill="FFFFFF"/>
        </w:rPr>
      </w:pPr>
      <w:r>
        <w:rPr>
          <w:rFonts w:ascii="Arial" w:hAnsi="Arial" w:cs="Arial" w:hint="eastAsia"/>
          <w:b/>
          <w:bCs/>
          <w:color w:val="333333"/>
          <w:szCs w:val="21"/>
          <w:shd w:val="clear" w:color="auto" w:fill="FFFFFF"/>
        </w:rPr>
        <w:t>③</w:t>
      </w:r>
      <w:r>
        <w:rPr>
          <w:rFonts w:ascii="宋体" w:hAnsi="宋体" w:cs="宋体" w:hint="eastAsia"/>
          <w:b/>
          <w:bCs/>
          <w:color w:val="333333"/>
          <w:szCs w:val="21"/>
          <w:shd w:val="clear" w:color="auto" w:fill="FFFFFF"/>
        </w:rPr>
        <w:t>USB</w:t>
      </w:r>
      <w:r>
        <w:rPr>
          <w:rFonts w:ascii="宋体" w:hAnsi="宋体" w:cs="宋体" w:hint="eastAsia"/>
          <w:color w:val="333333"/>
          <w:szCs w:val="21"/>
          <w:shd w:val="clear" w:color="auto" w:fill="FFFFFF"/>
        </w:rPr>
        <w:t xml:space="preserve"> (Universal Serial Bus) ：通用串行总线；</w:t>
      </w:r>
    </w:p>
    <w:p w14:paraId="5825D3BB" w14:textId="77777777" w:rsidR="00C15260" w:rsidRDefault="00C15260" w:rsidP="00C15260">
      <w:pPr>
        <w:rPr>
          <w:rFonts w:ascii="宋体" w:hAnsi="宋体" w:cs="宋体"/>
          <w:color w:val="333333"/>
          <w:szCs w:val="21"/>
          <w:shd w:val="clear" w:color="auto" w:fill="FFFFFF"/>
        </w:rPr>
      </w:pPr>
      <w:r>
        <w:rPr>
          <w:rFonts w:ascii="宋体" w:hAnsi="宋体" w:cs="宋体" w:hint="eastAsia"/>
          <w:b/>
          <w:bCs/>
          <w:color w:val="333333"/>
          <w:szCs w:val="21"/>
          <w:shd w:val="clear" w:color="auto" w:fill="FFFFFF"/>
        </w:rPr>
        <w:t>④I/O</w:t>
      </w:r>
      <w:r>
        <w:rPr>
          <w:rFonts w:ascii="宋体" w:hAnsi="宋体" w:cs="宋体" w:hint="eastAsia"/>
          <w:color w:val="333333"/>
          <w:szCs w:val="21"/>
          <w:shd w:val="clear" w:color="auto" w:fill="FFFFFF"/>
        </w:rPr>
        <w:t xml:space="preserve"> (Input/Output) ：输入/输出；</w:t>
      </w:r>
    </w:p>
    <w:p w14:paraId="3E38808E" w14:textId="77777777" w:rsidR="00C15260" w:rsidRDefault="00C15260" w:rsidP="00C15260">
      <w:pPr>
        <w:ind w:firstLine="0"/>
        <w:rPr>
          <w:rFonts w:ascii="宋体" w:hAnsi="宋体" w:cs="宋体"/>
          <w:color w:val="333333"/>
          <w:szCs w:val="21"/>
          <w:shd w:val="clear" w:color="auto" w:fill="FFFFFF"/>
        </w:rPr>
      </w:pPr>
      <w:r>
        <w:rPr>
          <w:rFonts w:ascii="宋体" w:hAnsi="宋体" w:cs="宋体" w:hint="eastAsia"/>
          <w:color w:val="333333"/>
          <w:szCs w:val="21"/>
          <w:shd w:val="clear" w:color="auto" w:fill="FFFFFF"/>
        </w:rPr>
        <w:t xml:space="preserve">    </w:t>
      </w:r>
      <w:r>
        <w:rPr>
          <w:rFonts w:ascii="宋体" w:hAnsi="宋体" w:cs="宋体" w:hint="eastAsia"/>
          <w:b/>
          <w:bCs/>
          <w:color w:val="333333"/>
          <w:szCs w:val="21"/>
          <w:shd w:val="clear" w:color="auto" w:fill="FFFFFF"/>
        </w:rPr>
        <w:t>⑤TCP</w:t>
      </w:r>
      <w:r>
        <w:rPr>
          <w:rFonts w:ascii="宋体" w:hAnsi="宋体" w:cs="宋体" w:hint="eastAsia"/>
          <w:color w:val="333333"/>
          <w:szCs w:val="21"/>
          <w:shd w:val="clear" w:color="auto" w:fill="FFFFFF"/>
        </w:rPr>
        <w:t xml:space="preserve"> (Transmission Control Protocol) ：传输控制协议；</w:t>
      </w:r>
    </w:p>
    <w:p w14:paraId="18A89657" w14:textId="77777777" w:rsidR="00B43A9F" w:rsidRDefault="00B43A9F"/>
    <w:p w14:paraId="169C376A" w14:textId="77777777" w:rsidR="00B43A9F" w:rsidRPr="0077432E" w:rsidRDefault="00B43A9F" w:rsidP="0077432E">
      <w:pPr>
        <w:pStyle w:val="1"/>
      </w:pPr>
      <w:bookmarkStart w:id="5" w:name="_Toc530340552"/>
      <w:bookmarkEnd w:id="1"/>
      <w:r w:rsidRPr="0077432E">
        <w:rPr>
          <w:rFonts w:hint="eastAsia"/>
        </w:rPr>
        <w:lastRenderedPageBreak/>
        <w:t>系统</w:t>
      </w:r>
      <w:r w:rsidR="00B90124" w:rsidRPr="0077432E">
        <w:rPr>
          <w:rFonts w:hint="eastAsia"/>
        </w:rPr>
        <w:t>总体说明</w:t>
      </w:r>
      <w:bookmarkEnd w:id="5"/>
    </w:p>
    <w:p w14:paraId="02068CA4" w14:textId="77777777" w:rsidR="00B90124" w:rsidRPr="0077432E" w:rsidRDefault="008D4350" w:rsidP="0077432E">
      <w:pPr>
        <w:pStyle w:val="20"/>
      </w:pPr>
      <w:bookmarkStart w:id="6" w:name="_Toc530340553"/>
      <w:r w:rsidRPr="0077432E">
        <w:rPr>
          <w:rFonts w:hint="eastAsia"/>
        </w:rPr>
        <w:t>系统</w:t>
      </w:r>
      <w:r w:rsidR="00B90124" w:rsidRPr="0077432E">
        <w:rPr>
          <w:rFonts w:hint="eastAsia"/>
        </w:rPr>
        <w:t>设计要求</w:t>
      </w:r>
      <w:bookmarkEnd w:id="6"/>
    </w:p>
    <w:p w14:paraId="504E2CB8" w14:textId="77777777" w:rsidR="00C15260" w:rsidRDefault="00C15260" w:rsidP="00C15260">
      <w:r w:rsidRPr="00725825">
        <w:rPr>
          <w:rFonts w:hint="eastAsia"/>
        </w:rPr>
        <w:t>整个</w:t>
      </w:r>
      <w:r>
        <w:rPr>
          <w:rFonts w:hint="eastAsia"/>
        </w:rPr>
        <w:t>智能家居防盗</w:t>
      </w:r>
      <w:r w:rsidRPr="00725825">
        <w:rPr>
          <w:rFonts w:hint="eastAsia"/>
        </w:rPr>
        <w:t>系统共三道防护措施，分别是密码锁，光电传感器和温度传感器。密码输入错误，光电门检测到非法闯入和温度传感器温升超过一定阈值均会触发报警系统</w:t>
      </w:r>
      <w:r>
        <w:rPr>
          <w:rFonts w:hint="eastAsia"/>
        </w:rPr>
        <w:t>，其中密码锁只影响光电门的报警，不影响温度传感器的报警</w:t>
      </w:r>
      <w:r w:rsidRPr="00725825">
        <w:rPr>
          <w:rFonts w:hint="eastAsia"/>
        </w:rPr>
        <w:t>。特殊情况下，在获得授权后，门卫可以关闭报警系统，人员可以正常进入，但门卫也可以一键报警</w:t>
      </w:r>
      <w:r>
        <w:rPr>
          <w:rFonts w:hint="eastAsia"/>
        </w:rPr>
        <w:t>。另外增加火灾报警，温度超过一定较高限度即触发警报。</w:t>
      </w:r>
    </w:p>
    <w:p w14:paraId="62167113" w14:textId="77777777" w:rsidR="00FE3AB4" w:rsidRPr="0077432E" w:rsidRDefault="0076516E" w:rsidP="0077432E">
      <w:pPr>
        <w:pStyle w:val="20"/>
      </w:pPr>
      <w:bookmarkStart w:id="7" w:name="_Toc530340554"/>
      <w:r w:rsidRPr="0077432E">
        <w:rPr>
          <w:rFonts w:hint="eastAsia"/>
        </w:rPr>
        <w:t>系统</w:t>
      </w:r>
      <w:r w:rsidR="001E45B5" w:rsidRPr="0077432E">
        <w:rPr>
          <w:rFonts w:hint="eastAsia"/>
        </w:rPr>
        <w:t>实际</w:t>
      </w:r>
      <w:r w:rsidRPr="0077432E">
        <w:rPr>
          <w:rFonts w:hint="eastAsia"/>
        </w:rPr>
        <w:t>完成</w:t>
      </w:r>
      <w:r w:rsidR="00FE3AB4" w:rsidRPr="0077432E">
        <w:rPr>
          <w:rFonts w:hint="eastAsia"/>
        </w:rPr>
        <w:t>的功能</w:t>
      </w:r>
      <w:bookmarkEnd w:id="7"/>
    </w:p>
    <w:p w14:paraId="11FCDBC5" w14:textId="77777777" w:rsidR="00C15260" w:rsidRDefault="00C15260" w:rsidP="00C15260">
      <w:pPr>
        <w:ind w:firstLineChars="400" w:firstLine="840"/>
      </w:pPr>
      <w:r>
        <w:rPr>
          <w:rFonts w:hint="eastAsia"/>
        </w:rPr>
        <w:t>１、密码锁。</w:t>
      </w:r>
    </w:p>
    <w:p w14:paraId="2C87BD54" w14:textId="77777777" w:rsidR="00C15260" w:rsidRDefault="00C15260" w:rsidP="00C15260">
      <w:pPr>
        <w:pStyle w:val="af3"/>
        <w:numPr>
          <w:ilvl w:val="0"/>
          <w:numId w:val="8"/>
        </w:numPr>
        <w:ind w:firstLineChars="0"/>
      </w:pPr>
      <w:r>
        <w:rPr>
          <w:rFonts w:hint="eastAsia"/>
        </w:rPr>
        <w:t>在密码输入正确或在密码输入错误两次以内输入正确后，光电门报警系统关闭，人员可进入，灯光和排气扇打开。</w:t>
      </w:r>
    </w:p>
    <w:p w14:paraId="6E771229" w14:textId="77777777" w:rsidR="00C15260" w:rsidRDefault="00C15260" w:rsidP="00C15260">
      <w:pPr>
        <w:pStyle w:val="af3"/>
        <w:numPr>
          <w:ilvl w:val="0"/>
          <w:numId w:val="8"/>
        </w:numPr>
        <w:ind w:firstLineChars="0"/>
      </w:pPr>
      <w:r>
        <w:rPr>
          <w:rFonts w:hint="eastAsia"/>
        </w:rPr>
        <w:t>在密码输入错误后系统会被锁定一段时间，不能输入密码，且锁定时间随着错误次数的增加而延长。在错误三次之后，报警系统报警，且不会自动关闭。</w:t>
      </w:r>
    </w:p>
    <w:p w14:paraId="69009625" w14:textId="77777777" w:rsidR="00C15260" w:rsidRDefault="00C15260" w:rsidP="00C15260">
      <w:pPr>
        <w:pStyle w:val="af3"/>
        <w:numPr>
          <w:ilvl w:val="0"/>
          <w:numId w:val="8"/>
        </w:numPr>
        <w:ind w:firstLineChars="0"/>
      </w:pPr>
      <w:r>
        <w:rPr>
          <w:rFonts w:hint="eastAsia"/>
        </w:rPr>
        <w:t>在门卫关闭报警系统之后，密码锁被绕过，直接进入。</w:t>
      </w:r>
    </w:p>
    <w:p w14:paraId="568CEEF8" w14:textId="77777777" w:rsidR="00C15260" w:rsidRDefault="00C15260" w:rsidP="00C15260">
      <w:pPr>
        <w:ind w:left="420"/>
      </w:pPr>
      <w:r>
        <w:rPr>
          <w:rFonts w:hint="eastAsia"/>
        </w:rPr>
        <w:t>２、光电传感器。</w:t>
      </w:r>
    </w:p>
    <w:p w14:paraId="77B87EA6" w14:textId="77777777" w:rsidR="00C15260" w:rsidRDefault="00C15260" w:rsidP="00C15260">
      <w:pPr>
        <w:pStyle w:val="af3"/>
        <w:numPr>
          <w:ilvl w:val="0"/>
          <w:numId w:val="9"/>
        </w:numPr>
        <w:ind w:firstLineChars="0"/>
      </w:pPr>
      <w:r>
        <w:rPr>
          <w:rFonts w:hint="eastAsia"/>
        </w:rPr>
        <w:t>在密码锁输入正确之后或者门卫关闭报警系统之后，光电门失效。</w:t>
      </w:r>
    </w:p>
    <w:p w14:paraId="7BDFAF58" w14:textId="77777777" w:rsidR="00C15260" w:rsidRDefault="00C15260" w:rsidP="00C15260">
      <w:pPr>
        <w:pStyle w:val="af3"/>
        <w:numPr>
          <w:ilvl w:val="0"/>
          <w:numId w:val="9"/>
        </w:numPr>
        <w:ind w:firstLineChars="0"/>
      </w:pPr>
      <w:r>
        <w:rPr>
          <w:rFonts w:hint="eastAsia"/>
        </w:rPr>
        <w:t>正常情况下，光电门处于开启状态，在有人员通过时会发出警报。</w:t>
      </w:r>
    </w:p>
    <w:p w14:paraId="4F56CBB6" w14:textId="77777777" w:rsidR="00C15260" w:rsidRDefault="00C15260" w:rsidP="00C15260">
      <w:pPr>
        <w:ind w:left="420"/>
      </w:pPr>
      <w:r>
        <w:rPr>
          <w:rFonts w:hint="eastAsia"/>
        </w:rPr>
        <w:t>３、温度传感器：</w:t>
      </w:r>
    </w:p>
    <w:p w14:paraId="4FD1F1FD" w14:textId="77777777" w:rsidR="00C15260" w:rsidRDefault="00C15260" w:rsidP="00C15260">
      <w:pPr>
        <w:ind w:left="420"/>
      </w:pPr>
      <w:r>
        <w:rPr>
          <w:rFonts w:hint="eastAsia"/>
        </w:rPr>
        <w:t>温度传感器的报警始终处于开启状态，除非门卫关闭报警系统。</w:t>
      </w:r>
    </w:p>
    <w:p w14:paraId="443D4DD4" w14:textId="77777777" w:rsidR="00C15260" w:rsidRDefault="00C15260" w:rsidP="00C15260">
      <w:pPr>
        <w:pStyle w:val="af3"/>
        <w:numPr>
          <w:ilvl w:val="0"/>
          <w:numId w:val="10"/>
        </w:numPr>
        <w:ind w:firstLineChars="0"/>
      </w:pPr>
      <w:r>
        <w:rPr>
          <w:rFonts w:hint="eastAsia"/>
        </w:rPr>
        <w:t>温度传感器做防盗用。阈值设置较低，用来检测人体，防止重要物体被搬动。</w:t>
      </w:r>
    </w:p>
    <w:p w14:paraId="7EDF8C76" w14:textId="77777777" w:rsidR="00C15260" w:rsidRDefault="00C15260" w:rsidP="00C15260">
      <w:pPr>
        <w:pStyle w:val="af3"/>
        <w:numPr>
          <w:ilvl w:val="0"/>
          <w:numId w:val="10"/>
        </w:numPr>
        <w:ind w:firstLineChars="0"/>
      </w:pPr>
      <w:r>
        <w:rPr>
          <w:rFonts w:hint="eastAsia"/>
        </w:rPr>
        <w:t>温度传感器做防火用。阈值设置较高，用来检测局部高温，防止产生火灾。</w:t>
      </w:r>
    </w:p>
    <w:p w14:paraId="611C91E3" w14:textId="77777777" w:rsidR="00C15260" w:rsidRDefault="00C15260" w:rsidP="00C15260">
      <w:pPr>
        <w:ind w:left="420"/>
      </w:pPr>
      <w:r>
        <w:rPr>
          <w:rFonts w:hint="eastAsia"/>
        </w:rPr>
        <w:t>４、其他功能：</w:t>
      </w:r>
    </w:p>
    <w:p w14:paraId="20159798" w14:textId="77777777" w:rsidR="00C15260" w:rsidRDefault="00C15260" w:rsidP="00C15260">
      <w:pPr>
        <w:pStyle w:val="af3"/>
        <w:numPr>
          <w:ilvl w:val="0"/>
          <w:numId w:val="11"/>
        </w:numPr>
        <w:ind w:firstLineChars="0"/>
      </w:pPr>
      <w:r>
        <w:rPr>
          <w:rFonts w:hint="eastAsia"/>
        </w:rPr>
        <w:t>关门：灯光和排气扇关闭，报警系统重新开启。</w:t>
      </w:r>
    </w:p>
    <w:p w14:paraId="77656BCC" w14:textId="77777777" w:rsidR="00C15260" w:rsidRDefault="00C15260" w:rsidP="00C15260">
      <w:pPr>
        <w:pStyle w:val="af3"/>
        <w:numPr>
          <w:ilvl w:val="0"/>
          <w:numId w:val="11"/>
        </w:numPr>
        <w:ind w:firstLineChars="0"/>
      </w:pPr>
      <w:r>
        <w:rPr>
          <w:rFonts w:hint="eastAsia"/>
        </w:rPr>
        <w:t>重启：系统可通过重启返回初始化状态。</w:t>
      </w:r>
    </w:p>
    <w:p w14:paraId="08E55930" w14:textId="77777777" w:rsidR="00C15260" w:rsidRDefault="00C15260" w:rsidP="00C15260">
      <w:pPr>
        <w:pStyle w:val="af3"/>
        <w:numPr>
          <w:ilvl w:val="0"/>
          <w:numId w:val="11"/>
        </w:numPr>
        <w:ind w:firstLineChars="0"/>
      </w:pPr>
      <w:r>
        <w:rPr>
          <w:rFonts w:hint="eastAsia"/>
        </w:rPr>
        <w:t>人性化交互：密码锁界面提示输入正确或错误及次数；显示当前时间。</w:t>
      </w:r>
    </w:p>
    <w:p w14:paraId="619B4573" w14:textId="77777777" w:rsidR="00B90124" w:rsidRPr="0077432E" w:rsidRDefault="00B90124" w:rsidP="0077432E">
      <w:pPr>
        <w:pStyle w:val="20"/>
      </w:pPr>
      <w:bookmarkStart w:id="8" w:name="_Toc530340555"/>
      <w:r w:rsidRPr="0077432E">
        <w:rPr>
          <w:rFonts w:hint="eastAsia"/>
        </w:rPr>
        <w:t>系统的设计原理</w:t>
      </w:r>
      <w:r w:rsidR="008D4350" w:rsidRPr="0077432E">
        <w:rPr>
          <w:rFonts w:hint="eastAsia"/>
        </w:rPr>
        <w:t>概述</w:t>
      </w:r>
      <w:bookmarkEnd w:id="8"/>
    </w:p>
    <w:p w14:paraId="1CC443C4" w14:textId="77777777" w:rsidR="00C15260" w:rsidRDefault="00C15260" w:rsidP="00C15260">
      <w:pPr>
        <w:ind w:firstLineChars="200"/>
      </w:pPr>
      <w:r>
        <w:rPr>
          <w:rFonts w:hint="eastAsia"/>
        </w:rPr>
        <w:t>整个系统的硬件部分包括组态，触摸屏，</w:t>
      </w:r>
      <w:r>
        <w:t>PLC</w:t>
      </w:r>
      <w:r>
        <w:rPr>
          <w:rFonts w:hint="eastAsia"/>
        </w:rPr>
        <w:t>控制器和传感器，以及其他组件。其中</w:t>
      </w:r>
      <w:r>
        <w:rPr>
          <w:rFonts w:hint="eastAsia"/>
        </w:rPr>
        <w:t>PLC</w:t>
      </w:r>
      <w:r>
        <w:rPr>
          <w:rFonts w:hint="eastAsia"/>
        </w:rPr>
        <w:t>控制器是系统的核心组件，其接收来自传感器和触摸屏或者组态的状态信息：是否非法闯入，温度是否过高以及密码输入是否正确。并以此为依据调整系统的状态：发出</w:t>
      </w:r>
      <w:r>
        <w:rPr>
          <w:rFonts w:hint="eastAsia"/>
        </w:rPr>
        <w:t>/</w:t>
      </w:r>
      <w:r>
        <w:rPr>
          <w:rFonts w:hint="eastAsia"/>
        </w:rPr>
        <w:t>关闭警报，打开</w:t>
      </w:r>
      <w:r>
        <w:rPr>
          <w:rFonts w:hint="eastAsia"/>
        </w:rPr>
        <w:t>/</w:t>
      </w:r>
      <w:r>
        <w:rPr>
          <w:rFonts w:hint="eastAsia"/>
        </w:rPr>
        <w:t>关闭灯光和排气扇。触摸屏和组态的作用相似，用来输入控制信息：键入密码，重启系统和关门操作。光电传感</w:t>
      </w:r>
      <w:r>
        <w:rPr>
          <w:rFonts w:hint="eastAsia"/>
        </w:rPr>
        <w:lastRenderedPageBreak/>
        <w:t>器用来检测是否有人员通过并发出信号给</w:t>
      </w:r>
      <w:r>
        <w:rPr>
          <w:rFonts w:hint="eastAsia"/>
        </w:rPr>
        <w:t>PLC</w:t>
      </w:r>
      <w:r>
        <w:rPr>
          <w:rFonts w:hint="eastAsia"/>
        </w:rPr>
        <w:t>，温度传感器检测温升是否超过阈值并发送信号给</w:t>
      </w:r>
      <w:r>
        <w:rPr>
          <w:rFonts w:hint="eastAsia"/>
        </w:rPr>
        <w:t>PLC</w:t>
      </w:r>
      <w:r>
        <w:rPr>
          <w:rFonts w:hint="eastAsia"/>
        </w:rPr>
        <w:t>。</w:t>
      </w:r>
    </w:p>
    <w:p w14:paraId="30687AC4" w14:textId="77777777" w:rsidR="00B43A9F" w:rsidRPr="0077432E" w:rsidRDefault="00CF71E6" w:rsidP="0077432E">
      <w:pPr>
        <w:pStyle w:val="1"/>
      </w:pPr>
      <w:bookmarkStart w:id="9" w:name="_Toc530340556"/>
      <w:r w:rsidRPr="0077432E">
        <w:rPr>
          <w:rFonts w:hint="eastAsia"/>
        </w:rPr>
        <w:lastRenderedPageBreak/>
        <w:t>系统</w:t>
      </w:r>
      <w:r w:rsidR="00B43A9F" w:rsidRPr="0077432E">
        <w:rPr>
          <w:rFonts w:hint="eastAsia"/>
        </w:rPr>
        <w:t>的硬件结构</w:t>
      </w:r>
      <w:bookmarkEnd w:id="9"/>
    </w:p>
    <w:p w14:paraId="333A6C66" w14:textId="77777777" w:rsidR="00B43A9F" w:rsidRPr="0077432E" w:rsidRDefault="00B43A9F" w:rsidP="0077432E">
      <w:pPr>
        <w:pStyle w:val="20"/>
      </w:pPr>
      <w:bookmarkStart w:id="10" w:name="_Toc530340557"/>
      <w:r w:rsidRPr="0077432E">
        <w:rPr>
          <w:rFonts w:hint="eastAsia"/>
        </w:rPr>
        <w:t>硬件总体结构</w:t>
      </w:r>
      <w:bookmarkEnd w:id="10"/>
    </w:p>
    <w:p w14:paraId="635D4B8F" w14:textId="77777777" w:rsidR="00C15260" w:rsidRDefault="003A7B2E" w:rsidP="00C15260">
      <w:pPr>
        <w:rPr>
          <w:color w:val="3366FF"/>
        </w:rPr>
      </w:pPr>
      <w:r>
        <w:rPr>
          <w:noProof/>
        </w:rPr>
        <mc:AlternateContent>
          <mc:Choice Requires="wps">
            <w:drawing>
              <wp:anchor distT="0" distB="0" distL="114300" distR="114300" simplePos="0" relativeHeight="251660288" behindDoc="0" locked="0" layoutInCell="1" allowOverlap="1" wp14:anchorId="3498B525" wp14:editId="616A26CE">
                <wp:simplePos x="0" y="0"/>
                <wp:positionH relativeFrom="column">
                  <wp:posOffset>2198370</wp:posOffset>
                </wp:positionH>
                <wp:positionV relativeFrom="paragraph">
                  <wp:posOffset>118745</wp:posOffset>
                </wp:positionV>
                <wp:extent cx="891540" cy="326390"/>
                <wp:effectExtent l="9525" t="0" r="13335" b="14605"/>
                <wp:wrapSquare wrapText="bothSides"/>
                <wp:docPr id="12" name="文本框 12"/>
                <wp:cNvGraphicFramePr/>
                <a:graphic xmlns:a="http://schemas.openxmlformats.org/drawingml/2006/main">
                  <a:graphicData uri="http://schemas.microsoft.com/office/word/2010/wordprocessingShape">
                    <wps:wsp>
                      <wps:cNvSpPr txBox="1"/>
                      <wps:spPr>
                        <a:xfrm>
                          <a:off x="0" y="0"/>
                          <a:ext cx="891540" cy="326390"/>
                        </a:xfrm>
                        <a:prstGeom prst="rect">
                          <a:avLst/>
                        </a:prstGeom>
                        <a:solidFill>
                          <a:schemeClr val="lt1"/>
                        </a:solidFill>
                        <a:ln w="190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8C1CB52" w14:textId="77777777" w:rsidR="00367F6B" w:rsidRDefault="00367F6B" w:rsidP="00C15260">
                            <w:pPr>
                              <w:ind w:firstLine="0"/>
                            </w:pPr>
                            <w:r>
                              <w:rPr>
                                <w:rFonts w:hint="eastAsia"/>
                              </w:rPr>
                              <w:t>触摸屏模块</w:t>
                            </w:r>
                          </w:p>
                          <w:p w14:paraId="0DA1CDF4" w14:textId="77777777" w:rsidR="00367F6B" w:rsidRDefault="00367F6B" w:rsidP="00C15260">
                            <w:pPr>
                              <w:rPr>
                                <w:color w:val="3366FF"/>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498B525" id="_x0000_t202" coordsize="21600,21600" o:spt="202" path="m,l,21600r21600,l21600,xe">
                <v:stroke joinstyle="miter"/>
                <v:path gradientshapeok="t" o:connecttype="rect"/>
              </v:shapetype>
              <v:shape id="文本框 12" o:spid="_x0000_s1026" type="#_x0000_t202" style="position:absolute;left:0;text-align:left;margin-left:173.1pt;margin-top:9.35pt;width:70.2pt;height:25.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" fillcolor="white [3201]" strokeweight="1.5pt">
                <v:textbox>
                  <w:txbxContent>
                    <w:p w14:paraId="08C1CB52" w14:textId="77777777" w:rsidR="00367F6B" w:rsidRDefault="00367F6B" w:rsidP="00C15260">
                      <w:pPr>
                        <w:ind w:firstLine="0"/>
                      </w:pPr>
                      <w:r>
                        <w:rPr>
                          <w:rFonts w:hint="eastAsia"/>
                        </w:rPr>
                        <w:t>触摸屏模块</w:t>
                      </w:r>
                    </w:p>
                    <w:p w14:paraId="0DA1CDF4" w14:textId="77777777" w:rsidR="00367F6B" w:rsidRDefault="00367F6B" w:rsidP="00C15260">
                      <w:pPr>
                        <w:rPr>
                          <w:color w:val="3366FF"/>
                        </w:rPr>
                      </w:pPr>
                    </w:p>
                  </w:txbxContent>
                </v:textbox>
                <w10:wrap type="square"/>
              </v:shape>
            </w:pict>
          </mc:Fallback>
        </mc:AlternateContent>
      </w:r>
    </w:p>
    <w:p w14:paraId="0D28AA3C" w14:textId="77777777" w:rsidR="00C15260" w:rsidRDefault="003A7B2E" w:rsidP="00C15260">
      <w:pPr>
        <w:rPr>
          <w:color w:val="3366FF"/>
        </w:rPr>
      </w:pPr>
      <w:r>
        <w:rPr>
          <w:noProof/>
        </w:rPr>
        <mc:AlternateContent>
          <mc:Choice Requires="wps">
            <w:drawing>
              <wp:anchor distT="0" distB="0" distL="114300" distR="114300" simplePos="0" relativeHeight="251667456" behindDoc="0" locked="0" layoutInCell="1" allowOverlap="1" wp14:anchorId="405F88EC" wp14:editId="2C14A8A4">
                <wp:simplePos x="0" y="0"/>
                <wp:positionH relativeFrom="column">
                  <wp:posOffset>3409315</wp:posOffset>
                </wp:positionH>
                <wp:positionV relativeFrom="paragraph">
                  <wp:posOffset>7621</wp:posOffset>
                </wp:positionV>
                <wp:extent cx="406400" cy="1574800"/>
                <wp:effectExtent l="0" t="0" r="31750" b="25400"/>
                <wp:wrapNone/>
                <wp:docPr id="19" name="右大括号 19"/>
                <wp:cNvGraphicFramePr/>
                <a:graphic xmlns:a="http://schemas.openxmlformats.org/drawingml/2006/main">
                  <a:graphicData uri="http://schemas.microsoft.com/office/word/2010/wordprocessingShape">
                    <wps:wsp>
                      <wps:cNvSpPr/>
                      <wps:spPr>
                        <a:xfrm>
                          <a:off x="0" y="0"/>
                          <a:ext cx="406400" cy="1574800"/>
                        </a:xfrm>
                        <a:prstGeom prst="rightBrac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type w14:anchorId="0FE8E3C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19" o:spid="_x0000_s1026" type="#_x0000_t88" style="position:absolute;left:0;text-align:left;margin-left:268.45pt;margin-top:.6pt;width:32pt;height:12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" adj="464" strokecolor="black [3200]" strokeweight="1.5pt">
                <v:stroke joinstyle="miter"/>
              </v:shape>
            </w:pict>
          </mc:Fallback>
        </mc:AlternateContent>
      </w:r>
      <w:r w:rsidR="00C15260">
        <w:rPr>
          <w:noProof/>
        </w:rPr>
        <mc:AlternateContent>
          <mc:Choice Requires="wps">
            <w:drawing>
              <wp:anchor distT="0" distB="0" distL="114300" distR="114300" simplePos="0" relativeHeight="251664384" behindDoc="0" locked="0" layoutInCell="1" allowOverlap="1" wp14:anchorId="2F966C6D" wp14:editId="38CA6B10">
                <wp:simplePos x="0" y="0"/>
                <wp:positionH relativeFrom="column">
                  <wp:posOffset>1019850</wp:posOffset>
                </wp:positionH>
                <wp:positionV relativeFrom="paragraph">
                  <wp:posOffset>229235</wp:posOffset>
                </wp:positionV>
                <wp:extent cx="1073150" cy="171450"/>
                <wp:effectExtent l="0" t="266700" r="0" b="247650"/>
                <wp:wrapNone/>
                <wp:docPr id="16" name="右箭头 16"/>
                <wp:cNvGraphicFramePr/>
                <a:graphic xmlns:a="http://schemas.openxmlformats.org/drawingml/2006/main">
                  <a:graphicData uri="http://schemas.microsoft.com/office/word/2010/wordprocessingShape">
                    <wps:wsp>
                      <wps:cNvSpPr/>
                      <wps:spPr>
                        <a:xfrm rot="8874699">
                          <a:off x="0" y="0"/>
                          <a:ext cx="1073150" cy="171450"/>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67AE11A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6" o:spid="_x0000_s1026" type="#_x0000_t13" style="position:absolute;left:0;text-align:left;margin-left:80.3pt;margin-top:18.05pt;width:84.5pt;height:13.5pt;rotation:9693538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" adj="19875" fillcolor="black [3213]" strokecolor="#1f3763 [1604]" strokeweight="1pt"/>
            </w:pict>
          </mc:Fallback>
        </mc:AlternateContent>
      </w:r>
    </w:p>
    <w:p w14:paraId="6C1767E2" w14:textId="77777777" w:rsidR="00C15260" w:rsidRDefault="00C15260" w:rsidP="00C15260">
      <w:pPr>
        <w:rPr>
          <w:color w:val="3366FF"/>
        </w:rPr>
      </w:pPr>
    </w:p>
    <w:p w14:paraId="58F929C2" w14:textId="77777777" w:rsidR="00C15260" w:rsidRDefault="003A7B2E" w:rsidP="00C15260">
      <w:pPr>
        <w:rPr>
          <w:color w:val="3366FF"/>
        </w:rPr>
      </w:pPr>
      <w:r>
        <w:rPr>
          <w:noProof/>
        </w:rPr>
        <mc:AlternateContent>
          <mc:Choice Requires="wps">
            <w:drawing>
              <wp:anchor distT="0" distB="0" distL="114300" distR="114300" simplePos="0" relativeHeight="251659264" behindDoc="0" locked="0" layoutInCell="1" allowOverlap="1" wp14:anchorId="487A1A01" wp14:editId="0F44865C">
                <wp:simplePos x="0" y="0"/>
                <wp:positionH relativeFrom="column">
                  <wp:posOffset>-45085</wp:posOffset>
                </wp:positionH>
                <wp:positionV relativeFrom="paragraph">
                  <wp:posOffset>230505</wp:posOffset>
                </wp:positionV>
                <wp:extent cx="1067435" cy="298450"/>
                <wp:effectExtent l="9525" t="0" r="20320" b="12065"/>
                <wp:wrapNone/>
                <wp:docPr id="11" name="文本框 11"/>
                <wp:cNvGraphicFramePr/>
                <a:graphic xmlns:a="http://schemas.openxmlformats.org/drawingml/2006/main">
                  <a:graphicData uri="http://schemas.microsoft.com/office/word/2010/wordprocessingShape">
                    <wps:wsp>
                      <wps:cNvSpPr txBox="1"/>
                      <wps:spPr>
                        <a:xfrm>
                          <a:off x="0" y="0"/>
                          <a:ext cx="1067435" cy="298450"/>
                        </a:xfrm>
                        <a:prstGeom prst="rect">
                          <a:avLst/>
                        </a:prstGeom>
                        <a:solidFill>
                          <a:schemeClr val="lt1"/>
                        </a:solidFill>
                        <a:ln w="190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5753076" w14:textId="77777777" w:rsidR="00367F6B" w:rsidRDefault="00367F6B" w:rsidP="00C15260">
                            <w:pPr>
                              <w:ind w:firstLineChars="100" w:firstLine="210"/>
                            </w:pPr>
                            <w:r>
                              <w:rPr>
                                <w:rFonts w:hint="eastAsia"/>
                              </w:rPr>
                              <w:t>PLC</w:t>
                            </w:r>
                            <w:r>
                              <w:rPr>
                                <w:rFonts w:hint="eastAsia"/>
                              </w:rPr>
                              <w:t>模块</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87A1A01" id="文本框 11" o:spid="_x0000_s1027" type="#_x0000_t202" style="position:absolute;left:0;text-align:left;margin-left:-3.55pt;margin-top:18.15pt;width:84.05pt;height:23.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" fillcolor="white [3201]" strokeweight="1.5pt">
                <v:textbox>
                  <w:txbxContent>
                    <w:p w14:paraId="65753076" w14:textId="77777777" w:rsidR="00367F6B" w:rsidRDefault="00367F6B" w:rsidP="00C15260">
                      <w:pPr>
                        <w:ind w:firstLineChars="100" w:firstLine="210"/>
                      </w:pPr>
                      <w:r>
                        <w:rPr>
                          <w:rFonts w:hint="eastAsia"/>
                        </w:rPr>
                        <w:t>PLC</w:t>
                      </w:r>
                      <w:r>
                        <w:rPr>
                          <w:rFonts w:hint="eastAsia"/>
                        </w:rPr>
                        <w:t>模块</w:t>
                      </w:r>
                    </w:p>
                  </w:txbxContent>
                </v:textbox>
              </v:shape>
            </w:pict>
          </mc:Fallback>
        </mc:AlternateContent>
      </w:r>
      <w:r w:rsidR="00C15260">
        <w:rPr>
          <w:noProof/>
        </w:rPr>
        <mc:AlternateContent>
          <mc:Choice Requires="wps">
            <w:drawing>
              <wp:anchor distT="0" distB="0" distL="114300" distR="114300" simplePos="0" relativeHeight="251661312" behindDoc="0" locked="0" layoutInCell="1" allowOverlap="1" wp14:anchorId="52E343C6" wp14:editId="73ABE04A">
                <wp:simplePos x="0" y="0"/>
                <wp:positionH relativeFrom="column">
                  <wp:posOffset>2187575</wp:posOffset>
                </wp:positionH>
                <wp:positionV relativeFrom="paragraph">
                  <wp:posOffset>92075</wp:posOffset>
                </wp:positionV>
                <wp:extent cx="883920" cy="342900"/>
                <wp:effectExtent l="9525" t="0" r="20955" b="13335"/>
                <wp:wrapNone/>
                <wp:docPr id="13" name="文本框 13"/>
                <wp:cNvGraphicFramePr/>
                <a:graphic xmlns:a="http://schemas.openxmlformats.org/drawingml/2006/main">
                  <a:graphicData uri="http://schemas.microsoft.com/office/word/2010/wordprocessingShape">
                    <wps:wsp>
                      <wps:cNvSpPr txBox="1"/>
                      <wps:spPr>
                        <a:xfrm>
                          <a:off x="5066030" y="2272030"/>
                          <a:ext cx="883920" cy="342900"/>
                        </a:xfrm>
                        <a:prstGeom prst="rect">
                          <a:avLst/>
                        </a:prstGeom>
                        <a:solidFill>
                          <a:schemeClr val="lt1"/>
                        </a:solidFill>
                        <a:ln w="190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AE4E94B" w14:textId="77777777" w:rsidR="00367F6B" w:rsidRDefault="00367F6B" w:rsidP="00C15260">
                            <w:pPr>
                              <w:ind w:firstLine="0"/>
                            </w:pPr>
                            <w:r>
                              <w:rPr>
                                <w:rFonts w:hint="eastAsia"/>
                              </w:rPr>
                              <w:t>传感器模块</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2E343C6" id="文本框 13" o:spid="_x0000_s1028" type="#_x0000_t202" style="position:absolute;left:0;text-align:left;margin-left:172.25pt;margin-top:7.25pt;width:69.6pt;height:2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" fillcolor="white [3201]" strokeweight="1.5pt">
                <v:textbox>
                  <w:txbxContent>
                    <w:p w14:paraId="7AE4E94B" w14:textId="77777777" w:rsidR="00367F6B" w:rsidRDefault="00367F6B" w:rsidP="00C15260">
                      <w:pPr>
                        <w:ind w:firstLine="0"/>
                      </w:pPr>
                      <w:r>
                        <w:rPr>
                          <w:rFonts w:hint="eastAsia"/>
                        </w:rPr>
                        <w:t>传感器模块</w:t>
                      </w:r>
                    </w:p>
                  </w:txbxContent>
                </v:textbox>
              </v:shape>
            </w:pict>
          </mc:Fallback>
        </mc:AlternateContent>
      </w:r>
    </w:p>
    <w:p w14:paraId="69C3DD9A" w14:textId="77777777" w:rsidR="00C15260" w:rsidRDefault="003A7B2E" w:rsidP="00C15260">
      <w:pPr>
        <w:rPr>
          <w:color w:val="3366FF"/>
        </w:rPr>
      </w:pPr>
      <w:r>
        <w:rPr>
          <w:noProof/>
        </w:rPr>
        <mc:AlternateContent>
          <mc:Choice Requires="wps">
            <w:drawing>
              <wp:anchor distT="0" distB="0" distL="114300" distR="114300" simplePos="0" relativeHeight="251663360" behindDoc="0" locked="0" layoutInCell="1" allowOverlap="1" wp14:anchorId="23C85D29" wp14:editId="58AAC57C">
                <wp:simplePos x="0" y="0"/>
                <wp:positionH relativeFrom="column">
                  <wp:posOffset>3935095</wp:posOffset>
                </wp:positionH>
                <wp:positionV relativeFrom="paragraph">
                  <wp:posOffset>3175</wp:posOffset>
                </wp:positionV>
                <wp:extent cx="830580" cy="365760"/>
                <wp:effectExtent l="9525" t="0" r="13335" b="20955"/>
                <wp:wrapNone/>
                <wp:docPr id="15" name="文本框 15"/>
                <wp:cNvGraphicFramePr/>
                <a:graphic xmlns:a="http://schemas.openxmlformats.org/drawingml/2006/main">
                  <a:graphicData uri="http://schemas.microsoft.com/office/word/2010/wordprocessingShape">
                    <wps:wsp>
                      <wps:cNvSpPr txBox="1"/>
                      <wps:spPr>
                        <a:xfrm>
                          <a:off x="0" y="0"/>
                          <a:ext cx="830580" cy="365760"/>
                        </a:xfrm>
                        <a:prstGeom prst="rect">
                          <a:avLst/>
                        </a:prstGeom>
                        <a:solidFill>
                          <a:schemeClr val="lt1"/>
                        </a:solidFill>
                        <a:ln w="190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00ACF7C" w14:textId="77777777" w:rsidR="00367F6B" w:rsidRDefault="00367F6B" w:rsidP="00C15260">
                            <w:pPr>
                              <w:ind w:firstLine="0"/>
                            </w:pPr>
                            <w:r>
                              <w:rPr>
                                <w:rFonts w:hint="eastAsia"/>
                              </w:rPr>
                              <w:t>房屋模型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3C85D29" id="文本框 15" o:spid="_x0000_s1029" type="#_x0000_t202" style="position:absolute;left:0;text-align:left;margin-left:309.85pt;margin-top:.25pt;width:65.4pt;height:28.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" fillcolor="white [3201]" strokeweight="1.5pt">
                <v:textbox>
                  <w:txbxContent>
                    <w:p w14:paraId="600ACF7C" w14:textId="77777777" w:rsidR="00367F6B" w:rsidRDefault="00367F6B" w:rsidP="00C15260">
                      <w:pPr>
                        <w:ind w:firstLine="0"/>
                      </w:pPr>
                      <w:r>
                        <w:rPr>
                          <w:rFonts w:hint="eastAsia"/>
                        </w:rPr>
                        <w:t>房屋模型</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2A670CDA" wp14:editId="4E64C2C3">
                <wp:simplePos x="0" y="0"/>
                <wp:positionH relativeFrom="column">
                  <wp:posOffset>1108669</wp:posOffset>
                </wp:positionH>
                <wp:positionV relativeFrom="paragraph">
                  <wp:posOffset>75565</wp:posOffset>
                </wp:positionV>
                <wp:extent cx="979170" cy="159385"/>
                <wp:effectExtent l="8890" t="15240" r="17780" b="23495"/>
                <wp:wrapNone/>
                <wp:docPr id="17" name="右箭头 17"/>
                <wp:cNvGraphicFramePr/>
                <a:graphic xmlns:a="http://schemas.openxmlformats.org/drawingml/2006/main">
                  <a:graphicData uri="http://schemas.microsoft.com/office/word/2010/wordprocessingShape">
                    <wps:wsp>
                      <wps:cNvSpPr/>
                      <wps:spPr>
                        <a:xfrm rot="10800000">
                          <a:off x="0" y="0"/>
                          <a:ext cx="979170" cy="159385"/>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E95DD21" id="右箭头 17" o:spid="_x0000_s1026" type="#_x0000_t13" style="position:absolute;left:0;text-align:left;margin-left:87.3pt;margin-top:5.95pt;width:77.1pt;height:12.55pt;rotation:180;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" adj="19842" fillcolor="black [3213]" strokecolor="#1f3763 [1604]" strokeweight="1pt"/>
            </w:pict>
          </mc:Fallback>
        </mc:AlternateContent>
      </w:r>
    </w:p>
    <w:p w14:paraId="1A194CE4" w14:textId="77777777" w:rsidR="00C15260" w:rsidRDefault="00C15260" w:rsidP="00C15260">
      <w:pPr>
        <w:rPr>
          <w:color w:val="3366FF"/>
        </w:rPr>
      </w:pPr>
    </w:p>
    <w:p w14:paraId="57A7888A" w14:textId="77777777" w:rsidR="00C15260" w:rsidRDefault="00C15260" w:rsidP="00C15260">
      <w:pPr>
        <w:rPr>
          <w:color w:val="3366FF"/>
        </w:rPr>
      </w:pPr>
      <w:r>
        <w:rPr>
          <w:noProof/>
        </w:rPr>
        <mc:AlternateContent>
          <mc:Choice Requires="wps">
            <w:drawing>
              <wp:anchor distT="0" distB="0" distL="114300" distR="114300" simplePos="0" relativeHeight="251666432" behindDoc="0" locked="0" layoutInCell="1" allowOverlap="1" wp14:anchorId="0A909C31" wp14:editId="68C4C61C">
                <wp:simplePos x="0" y="0"/>
                <wp:positionH relativeFrom="column">
                  <wp:posOffset>1074420</wp:posOffset>
                </wp:positionH>
                <wp:positionV relativeFrom="paragraph">
                  <wp:posOffset>139064</wp:posOffset>
                </wp:positionV>
                <wp:extent cx="1045210" cy="164465"/>
                <wp:effectExtent l="0" t="190500" r="2540" b="178435"/>
                <wp:wrapNone/>
                <wp:docPr id="18" name="右箭头 18"/>
                <wp:cNvGraphicFramePr/>
                <a:graphic xmlns:a="http://schemas.openxmlformats.org/drawingml/2006/main">
                  <a:graphicData uri="http://schemas.microsoft.com/office/word/2010/wordprocessingShape">
                    <wps:wsp>
                      <wps:cNvSpPr/>
                      <wps:spPr>
                        <a:xfrm rot="12133910">
                          <a:off x="0" y="0"/>
                          <a:ext cx="1045210" cy="164465"/>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60FFBEF" id="右箭头 18" o:spid="_x0000_s1026" type="#_x0000_t13" style="position:absolute;left:0;text-align:left;margin-left:84.6pt;margin-top:10.95pt;width:82.3pt;height:12.95pt;rotation:-10339495fd;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" adj="19901" fillcolor="black [3213]" strokecolor="#1f3763 [1604]" strokeweight="1pt"/>
            </w:pict>
          </mc:Fallback>
        </mc:AlternateContent>
      </w:r>
    </w:p>
    <w:p w14:paraId="512DFB6F" w14:textId="77777777" w:rsidR="00C15260" w:rsidRDefault="00C15260" w:rsidP="00C15260">
      <w:pPr>
        <w:rPr>
          <w:color w:val="3366FF"/>
        </w:rPr>
      </w:pPr>
      <w:r>
        <w:rPr>
          <w:noProof/>
        </w:rPr>
        <mc:AlternateContent>
          <mc:Choice Requires="wps">
            <w:drawing>
              <wp:anchor distT="0" distB="0" distL="114300" distR="114300" simplePos="0" relativeHeight="251662336" behindDoc="0" locked="0" layoutInCell="1" allowOverlap="1" wp14:anchorId="5FF116DB" wp14:editId="3F06C4F9">
                <wp:simplePos x="0" y="0"/>
                <wp:positionH relativeFrom="column">
                  <wp:posOffset>2166620</wp:posOffset>
                </wp:positionH>
                <wp:positionV relativeFrom="paragraph">
                  <wp:posOffset>5080</wp:posOffset>
                </wp:positionV>
                <wp:extent cx="906145" cy="328295"/>
                <wp:effectExtent l="9525" t="0" r="13970" b="12700"/>
                <wp:wrapNone/>
                <wp:docPr id="14" name="文本框 14"/>
                <wp:cNvGraphicFramePr/>
                <a:graphic xmlns:a="http://schemas.openxmlformats.org/drawingml/2006/main">
                  <a:graphicData uri="http://schemas.microsoft.com/office/word/2010/wordprocessingShape">
                    <wps:wsp>
                      <wps:cNvSpPr txBox="1"/>
                      <wps:spPr>
                        <a:xfrm>
                          <a:off x="0" y="0"/>
                          <a:ext cx="906145" cy="328295"/>
                        </a:xfrm>
                        <a:prstGeom prst="rect">
                          <a:avLst/>
                        </a:prstGeom>
                        <a:solidFill>
                          <a:schemeClr val="lt1"/>
                        </a:solidFill>
                        <a:ln w="190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9703741" w14:textId="77777777" w:rsidR="00367F6B" w:rsidRDefault="00367F6B" w:rsidP="00C15260">
                            <w:pPr>
                              <w:ind w:firstLine="0"/>
                            </w:pPr>
                            <w:r>
                              <w:rPr>
                                <w:rFonts w:hint="eastAsia"/>
                              </w:rPr>
                              <w:t>报警装置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FF116DB" id="文本框 14" o:spid="_x0000_s1030" type="#_x0000_t202" style="position:absolute;left:0;text-align:left;margin-left:170.6pt;margin-top:.4pt;width:71.35pt;height:25.8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" fillcolor="white [3201]" strokeweight="1.5pt">
                <v:textbox>
                  <w:txbxContent>
                    <w:p w14:paraId="79703741" w14:textId="77777777" w:rsidR="00367F6B" w:rsidRDefault="00367F6B" w:rsidP="00C15260">
                      <w:pPr>
                        <w:ind w:firstLine="0"/>
                      </w:pPr>
                      <w:r>
                        <w:rPr>
                          <w:rFonts w:hint="eastAsia"/>
                        </w:rPr>
                        <w:t>报警装置</w:t>
                      </w:r>
                    </w:p>
                  </w:txbxContent>
                </v:textbox>
              </v:shape>
            </w:pict>
          </mc:Fallback>
        </mc:AlternateContent>
      </w:r>
    </w:p>
    <w:p w14:paraId="6C13C157" w14:textId="77777777" w:rsidR="00C15260" w:rsidRDefault="00C15260" w:rsidP="00C15260">
      <w:pPr>
        <w:rPr>
          <w:color w:val="3366FF"/>
        </w:rPr>
      </w:pPr>
    </w:p>
    <w:p w14:paraId="4CED15A6" w14:textId="77777777" w:rsidR="00C15260" w:rsidRDefault="00C15260" w:rsidP="00C15260"/>
    <w:p w14:paraId="3E6462A3" w14:textId="77777777" w:rsidR="00C15260" w:rsidRDefault="00C15260" w:rsidP="00C15260">
      <w:r>
        <w:rPr>
          <w:rFonts w:hint="eastAsia"/>
          <w:b/>
          <w:bCs/>
        </w:rPr>
        <w:t>总体结构</w:t>
      </w:r>
      <w:r>
        <w:rPr>
          <w:rFonts w:hint="eastAsia"/>
        </w:rPr>
        <w:t>：①触摸屏模块、传感器模块、报警装置各自与</w:t>
      </w:r>
      <w:r>
        <w:rPr>
          <w:rFonts w:hint="eastAsia"/>
        </w:rPr>
        <w:t>PLC</w:t>
      </w:r>
      <w:r>
        <w:rPr>
          <w:rFonts w:hint="eastAsia"/>
        </w:rPr>
        <w:t>通过导线电路连接；</w:t>
      </w:r>
    </w:p>
    <w:p w14:paraId="2C28DF2F" w14:textId="77777777" w:rsidR="00C15260" w:rsidRDefault="00C15260" w:rsidP="00C15260">
      <w:r>
        <w:rPr>
          <w:rFonts w:hint="eastAsia"/>
        </w:rPr>
        <w:t xml:space="preserve">                    </w:t>
      </w:r>
      <w:r>
        <w:rPr>
          <w:rFonts w:hint="eastAsia"/>
        </w:rPr>
        <w:t>②传感器模块、报警装置与房屋模型进行物理连接。</w:t>
      </w:r>
    </w:p>
    <w:p w14:paraId="3706CAFE" w14:textId="77777777" w:rsidR="00C15260" w:rsidRDefault="00C15260" w:rsidP="00C15260">
      <w:r>
        <w:rPr>
          <w:rFonts w:hint="eastAsia"/>
          <w:b/>
          <w:bCs/>
        </w:rPr>
        <w:t>模块列表</w:t>
      </w:r>
      <w:r>
        <w:rPr>
          <w:rFonts w:hint="eastAsia"/>
        </w:rPr>
        <w:t>：</w:t>
      </w:r>
    </w:p>
    <w:tbl>
      <w:tblPr>
        <w:tblStyle w:val="af7"/>
        <w:tblW w:w="9322" w:type="dxa"/>
        <w:tblLayout w:type="fixed"/>
        <w:tblLook w:val="04A0" w:firstRow="1" w:lastRow="0" w:firstColumn="1" w:lastColumn="0" w:noHBand="0" w:noVBand="1"/>
      </w:tblPr>
      <w:tblGrid>
        <w:gridCol w:w="4333"/>
        <w:gridCol w:w="4989"/>
      </w:tblGrid>
      <w:tr w:rsidR="00C15260" w14:paraId="734BA4E6" w14:textId="77777777" w:rsidTr="001B248E">
        <w:tc>
          <w:tcPr>
            <w:tcW w:w="4333" w:type="dxa"/>
            <w:tcBorders>
              <w:top w:val="single" w:sz="4" w:space="0" w:color="auto"/>
              <w:left w:val="single" w:sz="4" w:space="0" w:color="auto"/>
              <w:right w:val="single" w:sz="4" w:space="0" w:color="auto"/>
            </w:tcBorders>
          </w:tcPr>
          <w:p w14:paraId="1AA63F9A" w14:textId="77777777" w:rsidR="00C15260" w:rsidRDefault="00C15260" w:rsidP="001B248E">
            <w:r>
              <w:rPr>
                <w:rFonts w:hint="eastAsia"/>
              </w:rPr>
              <w:t>模块名称</w:t>
            </w:r>
          </w:p>
        </w:tc>
        <w:tc>
          <w:tcPr>
            <w:tcW w:w="4989" w:type="dxa"/>
            <w:tcBorders>
              <w:left w:val="single" w:sz="4" w:space="0" w:color="auto"/>
            </w:tcBorders>
          </w:tcPr>
          <w:p w14:paraId="76E2BBCD" w14:textId="77777777" w:rsidR="00C15260" w:rsidRDefault="00C15260" w:rsidP="001B248E">
            <w:r>
              <w:rPr>
                <w:rFonts w:hint="eastAsia"/>
              </w:rPr>
              <w:t>构成部件</w:t>
            </w:r>
          </w:p>
        </w:tc>
      </w:tr>
      <w:tr w:rsidR="00C15260" w14:paraId="63C5C620" w14:textId="77777777" w:rsidTr="001B248E">
        <w:tc>
          <w:tcPr>
            <w:tcW w:w="4333" w:type="dxa"/>
            <w:tcBorders>
              <w:left w:val="single" w:sz="4" w:space="0" w:color="auto"/>
              <w:right w:val="single" w:sz="4" w:space="0" w:color="auto"/>
            </w:tcBorders>
          </w:tcPr>
          <w:p w14:paraId="38020E75" w14:textId="77777777" w:rsidR="00C15260" w:rsidRDefault="00C15260" w:rsidP="001B248E">
            <w:r>
              <w:rPr>
                <w:rFonts w:hint="eastAsia"/>
              </w:rPr>
              <w:t>PLC</w:t>
            </w:r>
            <w:r>
              <w:rPr>
                <w:rFonts w:hint="eastAsia"/>
              </w:rPr>
              <w:t>模块</w:t>
            </w:r>
          </w:p>
        </w:tc>
        <w:tc>
          <w:tcPr>
            <w:tcW w:w="4989" w:type="dxa"/>
            <w:tcBorders>
              <w:left w:val="single" w:sz="4" w:space="0" w:color="auto"/>
            </w:tcBorders>
          </w:tcPr>
          <w:p w14:paraId="41F15E91" w14:textId="77777777" w:rsidR="00C15260" w:rsidRDefault="00C15260" w:rsidP="001B248E">
            <w:pPr>
              <w:ind w:leftChars="200" w:left="420" w:firstLine="0"/>
            </w:pPr>
            <w:r>
              <w:rPr>
                <w:rFonts w:hint="eastAsia"/>
              </w:rPr>
              <w:t>CPU</w:t>
            </w:r>
            <w:r>
              <w:rPr>
                <w:rFonts w:hint="eastAsia"/>
              </w:rPr>
              <w:t>机架，输入</w:t>
            </w:r>
            <w:r>
              <w:rPr>
                <w:rFonts w:hint="eastAsia"/>
              </w:rPr>
              <w:t xml:space="preserve">/ </w:t>
            </w:r>
            <w:r>
              <w:rPr>
                <w:rFonts w:hint="eastAsia"/>
              </w:rPr>
              <w:t>输出（</w:t>
            </w:r>
            <w:r>
              <w:rPr>
                <w:rFonts w:hint="eastAsia"/>
              </w:rPr>
              <w:t xml:space="preserve">I/O </w:t>
            </w:r>
            <w:r>
              <w:rPr>
                <w:rFonts w:hint="eastAsia"/>
              </w:rPr>
              <w:t>）模块，电源，编程器等</w:t>
            </w:r>
          </w:p>
        </w:tc>
      </w:tr>
      <w:tr w:rsidR="00C15260" w14:paraId="2CC18F9C" w14:textId="77777777" w:rsidTr="001B248E">
        <w:trPr>
          <w:trHeight w:val="410"/>
        </w:trPr>
        <w:tc>
          <w:tcPr>
            <w:tcW w:w="4333" w:type="dxa"/>
            <w:tcBorders>
              <w:left w:val="single" w:sz="4" w:space="0" w:color="auto"/>
              <w:right w:val="single" w:sz="4" w:space="0" w:color="auto"/>
            </w:tcBorders>
          </w:tcPr>
          <w:p w14:paraId="354EB795" w14:textId="77777777" w:rsidR="00C15260" w:rsidRDefault="00C15260" w:rsidP="001B248E">
            <w:r>
              <w:rPr>
                <w:rFonts w:hint="eastAsia"/>
              </w:rPr>
              <w:t>触摸屏模块</w:t>
            </w:r>
          </w:p>
        </w:tc>
        <w:tc>
          <w:tcPr>
            <w:tcW w:w="4989" w:type="dxa"/>
            <w:tcBorders>
              <w:left w:val="single" w:sz="4" w:space="0" w:color="auto"/>
            </w:tcBorders>
          </w:tcPr>
          <w:p w14:paraId="27E58F92" w14:textId="77777777" w:rsidR="00C15260" w:rsidRDefault="00C15260" w:rsidP="001B248E">
            <w:r>
              <w:rPr>
                <w:rFonts w:hint="eastAsia"/>
              </w:rPr>
              <w:t>XBTGT</w:t>
            </w:r>
            <w:r>
              <w:rPr>
                <w:rFonts w:hint="eastAsia"/>
              </w:rPr>
              <w:t>触摸屏</w:t>
            </w:r>
            <w:r>
              <w:rPr>
                <w:rFonts w:hint="eastAsia"/>
              </w:rPr>
              <w:t>*1</w:t>
            </w:r>
          </w:p>
        </w:tc>
      </w:tr>
      <w:tr w:rsidR="00C15260" w14:paraId="2DD1D714" w14:textId="77777777" w:rsidTr="001B248E">
        <w:trPr>
          <w:trHeight w:val="410"/>
        </w:trPr>
        <w:tc>
          <w:tcPr>
            <w:tcW w:w="4333" w:type="dxa"/>
            <w:tcBorders>
              <w:left w:val="single" w:sz="4" w:space="0" w:color="auto"/>
              <w:right w:val="single" w:sz="4" w:space="0" w:color="auto"/>
            </w:tcBorders>
          </w:tcPr>
          <w:p w14:paraId="18AF16A9" w14:textId="77777777" w:rsidR="00C15260" w:rsidRDefault="00C15260" w:rsidP="001B248E">
            <w:r>
              <w:rPr>
                <w:rFonts w:hint="eastAsia"/>
              </w:rPr>
              <w:t>传感器模块</w:t>
            </w:r>
          </w:p>
        </w:tc>
        <w:tc>
          <w:tcPr>
            <w:tcW w:w="4989" w:type="dxa"/>
            <w:tcBorders>
              <w:left w:val="single" w:sz="4" w:space="0" w:color="auto"/>
            </w:tcBorders>
          </w:tcPr>
          <w:p w14:paraId="100513B6" w14:textId="77777777" w:rsidR="00C15260" w:rsidRDefault="00C15260" w:rsidP="001B248E">
            <w:r>
              <w:rPr>
                <w:rFonts w:hint="eastAsia"/>
              </w:rPr>
              <w:t>温度传感器</w:t>
            </w:r>
            <w:r>
              <w:rPr>
                <w:rFonts w:hint="eastAsia"/>
              </w:rPr>
              <w:t>*1</w:t>
            </w:r>
            <w:r>
              <w:rPr>
                <w:rFonts w:hint="eastAsia"/>
              </w:rPr>
              <w:t>，光电门</w:t>
            </w:r>
            <w:r>
              <w:rPr>
                <w:rFonts w:hint="eastAsia"/>
              </w:rPr>
              <w:t>*1</w:t>
            </w:r>
          </w:p>
        </w:tc>
      </w:tr>
      <w:tr w:rsidR="00C15260" w14:paraId="4D2994D1" w14:textId="77777777" w:rsidTr="001B248E">
        <w:tc>
          <w:tcPr>
            <w:tcW w:w="4333" w:type="dxa"/>
            <w:tcBorders>
              <w:left w:val="single" w:sz="4" w:space="0" w:color="auto"/>
              <w:right w:val="single" w:sz="4" w:space="0" w:color="auto"/>
            </w:tcBorders>
          </w:tcPr>
          <w:p w14:paraId="6634E950" w14:textId="77777777" w:rsidR="00C15260" w:rsidRDefault="00C15260" w:rsidP="001B248E">
            <w:r>
              <w:rPr>
                <w:rFonts w:hint="eastAsia"/>
              </w:rPr>
              <w:t>报警装置</w:t>
            </w:r>
          </w:p>
        </w:tc>
        <w:tc>
          <w:tcPr>
            <w:tcW w:w="4989" w:type="dxa"/>
            <w:tcBorders>
              <w:left w:val="single" w:sz="4" w:space="0" w:color="auto"/>
            </w:tcBorders>
          </w:tcPr>
          <w:p w14:paraId="16E7941B" w14:textId="77777777" w:rsidR="00C15260" w:rsidRDefault="00C15260" w:rsidP="001B248E">
            <w:r>
              <w:rPr>
                <w:rFonts w:hint="eastAsia"/>
              </w:rPr>
              <w:t>24V</w:t>
            </w:r>
            <w:r>
              <w:rPr>
                <w:rFonts w:hint="eastAsia"/>
              </w:rPr>
              <w:t>声光一体报警器</w:t>
            </w:r>
            <w:r>
              <w:rPr>
                <w:rFonts w:hint="eastAsia"/>
              </w:rPr>
              <w:t>*1</w:t>
            </w:r>
          </w:p>
        </w:tc>
      </w:tr>
      <w:tr w:rsidR="00C15260" w14:paraId="6B7A2379" w14:textId="77777777" w:rsidTr="001B248E">
        <w:tc>
          <w:tcPr>
            <w:tcW w:w="4333" w:type="dxa"/>
            <w:tcBorders>
              <w:left w:val="single" w:sz="4" w:space="0" w:color="auto"/>
              <w:bottom w:val="single" w:sz="4" w:space="0" w:color="auto"/>
              <w:right w:val="single" w:sz="4" w:space="0" w:color="auto"/>
            </w:tcBorders>
          </w:tcPr>
          <w:p w14:paraId="4F3EFAEE" w14:textId="77777777" w:rsidR="00C15260" w:rsidRDefault="00C15260" w:rsidP="001B248E">
            <w:r>
              <w:rPr>
                <w:rFonts w:hint="eastAsia"/>
              </w:rPr>
              <w:t>房屋模型</w:t>
            </w:r>
          </w:p>
        </w:tc>
        <w:tc>
          <w:tcPr>
            <w:tcW w:w="4989" w:type="dxa"/>
            <w:tcBorders>
              <w:left w:val="single" w:sz="4" w:space="0" w:color="auto"/>
            </w:tcBorders>
          </w:tcPr>
          <w:p w14:paraId="3E2D509B" w14:textId="77777777" w:rsidR="00C15260" w:rsidRDefault="00C15260" w:rsidP="001B248E">
            <w:pPr>
              <w:ind w:leftChars="200" w:left="420" w:firstLine="0"/>
            </w:pPr>
            <w:r>
              <w:rPr>
                <w:rFonts w:hint="eastAsia"/>
              </w:rPr>
              <w:t>纸屋模型</w:t>
            </w:r>
            <w:r>
              <w:rPr>
                <w:rFonts w:hint="eastAsia"/>
              </w:rPr>
              <w:t>*1</w:t>
            </w:r>
            <w:r>
              <w:rPr>
                <w:rFonts w:hint="eastAsia"/>
              </w:rPr>
              <w:t>，迷你电风扇</w:t>
            </w:r>
            <w:r>
              <w:rPr>
                <w:rFonts w:hint="eastAsia"/>
              </w:rPr>
              <w:t>*1</w:t>
            </w:r>
            <w:r>
              <w:rPr>
                <w:rFonts w:hint="eastAsia"/>
              </w:rPr>
              <w:t>，</w:t>
            </w:r>
            <w:r>
              <w:rPr>
                <w:rFonts w:hint="eastAsia"/>
              </w:rPr>
              <w:t>LED</w:t>
            </w:r>
            <w:r>
              <w:rPr>
                <w:rFonts w:hint="eastAsia"/>
              </w:rPr>
              <w:t>灯</w:t>
            </w:r>
            <w:r>
              <w:rPr>
                <w:rFonts w:hint="eastAsia"/>
              </w:rPr>
              <w:t>*1</w:t>
            </w:r>
            <w:r>
              <w:rPr>
                <w:rFonts w:hint="eastAsia"/>
              </w:rPr>
              <w:t>，按钮式开关</w:t>
            </w:r>
            <w:r>
              <w:rPr>
                <w:rFonts w:hint="eastAsia"/>
              </w:rPr>
              <w:t>*3</w:t>
            </w:r>
          </w:p>
        </w:tc>
      </w:tr>
    </w:tbl>
    <w:p w14:paraId="47AFB8A4" w14:textId="77777777" w:rsidR="00C15260" w:rsidRPr="00C15260" w:rsidRDefault="00C15260" w:rsidP="00C15260">
      <w:pPr>
        <w:ind w:firstLine="0"/>
        <w:rPr>
          <w:color w:val="3366FF"/>
        </w:rPr>
      </w:pPr>
    </w:p>
    <w:p w14:paraId="3B4B43C5" w14:textId="77777777" w:rsidR="00B43A9F" w:rsidRDefault="000B2A33" w:rsidP="0077432E">
      <w:pPr>
        <w:pStyle w:val="20"/>
      </w:pPr>
      <w:bookmarkStart w:id="11" w:name="_Toc530340558"/>
      <w:r w:rsidRPr="0077432E">
        <w:rPr>
          <w:rFonts w:hint="eastAsia"/>
        </w:rPr>
        <w:t>PLC</w:t>
      </w:r>
      <w:r w:rsidRPr="0077432E">
        <w:rPr>
          <w:rFonts w:hint="eastAsia"/>
        </w:rPr>
        <w:t>与</w:t>
      </w:r>
      <w:r w:rsidR="001553D3" w:rsidRPr="0077432E">
        <w:rPr>
          <w:rFonts w:hint="eastAsia"/>
        </w:rPr>
        <w:t>电脑</w:t>
      </w:r>
      <w:r w:rsidRPr="0077432E">
        <w:rPr>
          <w:rFonts w:hint="eastAsia"/>
        </w:rPr>
        <w:t>的连接</w:t>
      </w:r>
      <w:bookmarkEnd w:id="11"/>
      <w:r w:rsidRPr="0077432E">
        <w:rPr>
          <w:rFonts w:hint="eastAsia"/>
        </w:rPr>
        <w:t xml:space="preserve"> </w:t>
      </w:r>
    </w:p>
    <w:p w14:paraId="5173AE63" w14:textId="77777777" w:rsidR="003A7B2E" w:rsidRDefault="003A7B2E" w:rsidP="003A7B2E">
      <w:pPr>
        <w:rPr>
          <w:rFonts w:ascii="宋体" w:hAnsi="宋体" w:cs="宋体"/>
          <w:color w:val="000000" w:themeColor="text1"/>
        </w:rPr>
      </w:pPr>
      <w:r>
        <w:rPr>
          <w:rFonts w:ascii="宋体" w:hAnsi="宋体" w:cs="宋体" w:hint="eastAsia"/>
          <w:color w:val="000000" w:themeColor="text1"/>
        </w:rPr>
        <w:t>硬件连接：PLC与电脑通过以太网连接。</w:t>
      </w:r>
    </w:p>
    <w:p w14:paraId="5DF5F34A" w14:textId="77777777" w:rsidR="003A7B2E" w:rsidRDefault="003A7B2E" w:rsidP="003A7B2E">
      <w:pPr>
        <w:rPr>
          <w:rFonts w:ascii="宋体" w:hAnsi="宋体" w:cs="宋体"/>
          <w:color w:val="000000" w:themeColor="text1"/>
        </w:rPr>
      </w:pPr>
      <w:r>
        <w:rPr>
          <w:rFonts w:ascii="宋体" w:hAnsi="宋体" w:cs="宋体" w:hint="eastAsia"/>
          <w:color w:val="000000" w:themeColor="text1"/>
        </w:rPr>
        <w:t>硬件配置：所用到的硬件模块为M340所配备的数字输入模块DDI-1602、数字输出模块DRA-1605；其各个端口均与编程软件中的端口号对应（具体端口号的数值也许有偏差）。</w:t>
      </w:r>
    </w:p>
    <w:p w14:paraId="3F834A3B" w14:textId="77777777" w:rsidR="003A7B2E" w:rsidRPr="003A7B2E" w:rsidRDefault="003A7B2E" w:rsidP="003A7B2E">
      <w:r>
        <w:rPr>
          <w:rFonts w:ascii="宋体" w:hAnsi="宋体" w:cs="宋体" w:hint="eastAsia"/>
          <w:color w:val="000000" w:themeColor="text1"/>
        </w:rPr>
        <w:t>软件配置方式：在Unity Pro里，打开PLC总线界面，在机架上添加DDI-1602和DRA-1605,。然后在DDI-1602的I/O对象界面，勾选%I，更新网络；对于DRA-1605进行相似操作，勾选%Q并更新网络，这样就将软件程序里的地址和真实硬件模块的端口地址对应起来。</w:t>
      </w:r>
    </w:p>
    <w:p w14:paraId="2AC385F0" w14:textId="77777777" w:rsidR="001553D3" w:rsidRPr="0077432E" w:rsidRDefault="001553D3" w:rsidP="0077432E">
      <w:pPr>
        <w:pStyle w:val="20"/>
      </w:pPr>
      <w:bookmarkStart w:id="12" w:name="_Toc530340559"/>
      <w:r w:rsidRPr="0077432E">
        <w:rPr>
          <w:rFonts w:hint="eastAsia"/>
        </w:rPr>
        <w:lastRenderedPageBreak/>
        <w:t>PLC</w:t>
      </w:r>
      <w:r w:rsidRPr="0077432E">
        <w:rPr>
          <w:rFonts w:hint="eastAsia"/>
        </w:rPr>
        <w:t>与人机界面的连接</w:t>
      </w:r>
      <w:bookmarkEnd w:id="12"/>
      <w:r w:rsidRPr="0077432E">
        <w:rPr>
          <w:rFonts w:hint="eastAsia"/>
        </w:rPr>
        <w:t xml:space="preserve"> </w:t>
      </w:r>
    </w:p>
    <w:p w14:paraId="29F60D20" w14:textId="77777777" w:rsidR="009D2423" w:rsidRPr="00EC6BDB" w:rsidRDefault="009D2423" w:rsidP="001553D3">
      <w:pPr>
        <w:rPr>
          <w:color w:val="000000"/>
        </w:rPr>
      </w:pPr>
      <w:r w:rsidRPr="00EC6BDB">
        <w:rPr>
          <w:rFonts w:hint="eastAsia"/>
          <w:color w:val="000000"/>
        </w:rPr>
        <w:t>连接方式：</w:t>
      </w:r>
      <w:r w:rsidRPr="00EC6BDB">
        <w:rPr>
          <w:rFonts w:hint="eastAsia"/>
          <w:color w:val="000000"/>
        </w:rPr>
        <w:t>P</w:t>
      </w:r>
      <w:r w:rsidRPr="00EC6BDB">
        <w:rPr>
          <w:color w:val="000000"/>
        </w:rPr>
        <w:t>LC</w:t>
      </w:r>
      <w:r w:rsidRPr="00EC6BDB">
        <w:rPr>
          <w:rFonts w:hint="eastAsia"/>
          <w:color w:val="000000"/>
        </w:rPr>
        <w:t>与人机界面（即：触摸屏）之间采用以太网连接。</w:t>
      </w:r>
    </w:p>
    <w:p w14:paraId="5F623C4C" w14:textId="77777777" w:rsidR="009D2423" w:rsidRPr="00EC6BDB" w:rsidRDefault="009D2423" w:rsidP="001553D3">
      <w:pPr>
        <w:rPr>
          <w:color w:val="000000"/>
        </w:rPr>
      </w:pPr>
      <w:r w:rsidRPr="00EC6BDB">
        <w:rPr>
          <w:rFonts w:hint="eastAsia"/>
          <w:color w:val="000000"/>
        </w:rPr>
        <w:t>硬件连接：触摸屏与</w:t>
      </w:r>
      <w:r w:rsidRPr="00EC6BDB">
        <w:rPr>
          <w:rFonts w:hint="eastAsia"/>
          <w:color w:val="000000"/>
        </w:rPr>
        <w:t>P</w:t>
      </w:r>
      <w:r w:rsidRPr="00EC6BDB">
        <w:rPr>
          <w:color w:val="000000"/>
        </w:rPr>
        <w:t>LC</w:t>
      </w:r>
      <w:r w:rsidRPr="00EC6BDB">
        <w:rPr>
          <w:rFonts w:hint="eastAsia"/>
          <w:color w:val="000000"/>
        </w:rPr>
        <w:t>之间传递两类数据：</w:t>
      </w:r>
    </w:p>
    <w:p w14:paraId="56B007E0" w14:textId="77777777" w:rsidR="009D2423" w:rsidRPr="00EC6BDB" w:rsidRDefault="009D2423" w:rsidP="001553D3">
      <w:pPr>
        <w:rPr>
          <w:color w:val="000000"/>
        </w:rPr>
      </w:pPr>
      <w:r w:rsidRPr="00EC6BDB">
        <w:rPr>
          <w:color w:val="000000"/>
        </w:rPr>
        <w:t xml:space="preserve">                    </w:t>
      </w:r>
      <w:r w:rsidR="00EC6BDB" w:rsidRPr="00EC6BDB">
        <w:rPr>
          <w:rFonts w:ascii="宋体" w:hAnsi="宋体" w:cs="宋体" w:hint="eastAsia"/>
          <w:color w:val="000000"/>
        </w:rPr>
        <w:t>①</w:t>
      </w:r>
      <w:r w:rsidRPr="00EC6BDB">
        <w:rPr>
          <w:rFonts w:hint="eastAsia"/>
          <w:color w:val="000000"/>
        </w:rPr>
        <w:t>用户正确输入密码后的正确输入信号</w:t>
      </w:r>
    </w:p>
    <w:p w14:paraId="3A2AF52A" w14:textId="77777777" w:rsidR="009D2423" w:rsidRPr="00EC6BDB" w:rsidRDefault="009D2423" w:rsidP="001553D3">
      <w:pPr>
        <w:rPr>
          <w:color w:val="000000"/>
        </w:rPr>
      </w:pPr>
      <w:r w:rsidRPr="00EC6BDB">
        <w:rPr>
          <w:rFonts w:hint="eastAsia"/>
          <w:color w:val="000000"/>
        </w:rPr>
        <w:t xml:space="preserve"> </w:t>
      </w:r>
      <w:r w:rsidRPr="00EC6BDB">
        <w:rPr>
          <w:color w:val="000000"/>
        </w:rPr>
        <w:t xml:space="preserve">                   </w:t>
      </w:r>
      <w:r w:rsidR="00EC6BDB" w:rsidRPr="00EC6BDB">
        <w:rPr>
          <w:rFonts w:ascii="宋体" w:hAnsi="宋体" w:cs="宋体" w:hint="eastAsia"/>
          <w:color w:val="000000"/>
        </w:rPr>
        <w:t>②</w:t>
      </w:r>
      <w:r w:rsidRPr="00EC6BDB">
        <w:rPr>
          <w:rFonts w:hint="eastAsia"/>
          <w:color w:val="000000"/>
        </w:rPr>
        <w:t>用户三次错误输入密码后的错误输入信号</w:t>
      </w:r>
    </w:p>
    <w:p w14:paraId="1D0C2F77" w14:textId="77777777" w:rsidR="009D2423" w:rsidRPr="00EC6BDB" w:rsidRDefault="009D2423" w:rsidP="001553D3">
      <w:pPr>
        <w:rPr>
          <w:color w:val="000000"/>
        </w:rPr>
      </w:pPr>
      <w:r w:rsidRPr="00EC6BDB">
        <w:rPr>
          <w:rFonts w:hint="eastAsia"/>
          <w:color w:val="000000"/>
        </w:rPr>
        <w:t>硬件配置：</w:t>
      </w:r>
      <w:r w:rsidR="00EC6BDB" w:rsidRPr="00EC6BDB">
        <w:rPr>
          <w:rFonts w:ascii="宋体" w:hAnsi="宋体" w:cs="宋体" w:hint="eastAsia"/>
          <w:color w:val="000000"/>
        </w:rPr>
        <w:t>①</w:t>
      </w:r>
      <w:r w:rsidRPr="00EC6BDB">
        <w:rPr>
          <w:rFonts w:hint="eastAsia"/>
          <w:color w:val="000000"/>
        </w:rPr>
        <w:t>正确信号的设备地址设定为</w:t>
      </w:r>
      <w:r w:rsidRPr="00EC6BDB">
        <w:rPr>
          <w:rFonts w:hint="eastAsia"/>
          <w:color w:val="000000"/>
        </w:rPr>
        <w:t>%</w:t>
      </w:r>
      <w:r w:rsidRPr="00EC6BDB">
        <w:rPr>
          <w:color w:val="000000"/>
        </w:rPr>
        <w:t>M</w:t>
      </w:r>
      <w:r w:rsidRPr="00EC6BDB">
        <w:rPr>
          <w:rFonts w:hint="eastAsia"/>
          <w:color w:val="000000"/>
        </w:rPr>
        <w:t>13.</w:t>
      </w:r>
      <w:r w:rsidRPr="00EC6BDB">
        <w:rPr>
          <w:rFonts w:hint="eastAsia"/>
          <w:color w:val="000000"/>
        </w:rPr>
        <w:t>作为安全模式的启动信号。</w:t>
      </w:r>
    </w:p>
    <w:p w14:paraId="7785AE96" w14:textId="77777777" w:rsidR="009D2423" w:rsidRPr="00EC6BDB" w:rsidRDefault="009D2423" w:rsidP="001553D3">
      <w:pPr>
        <w:rPr>
          <w:color w:val="000000"/>
        </w:rPr>
      </w:pPr>
      <w:r w:rsidRPr="00EC6BDB">
        <w:rPr>
          <w:color w:val="000000"/>
        </w:rPr>
        <w:t xml:space="preserve">                    </w:t>
      </w:r>
      <w:r w:rsidR="00EC6BDB" w:rsidRPr="00EC6BDB">
        <w:rPr>
          <w:rFonts w:ascii="宋体" w:hAnsi="宋体" w:cs="宋体" w:hint="eastAsia"/>
          <w:color w:val="000000"/>
        </w:rPr>
        <w:t>②</w:t>
      </w:r>
      <w:r w:rsidRPr="00EC6BDB">
        <w:rPr>
          <w:rFonts w:hint="eastAsia"/>
          <w:color w:val="000000"/>
        </w:rPr>
        <w:t>错误信号的设备地址设定为</w:t>
      </w:r>
      <w:r w:rsidRPr="00EC6BDB">
        <w:rPr>
          <w:rFonts w:hint="eastAsia"/>
          <w:color w:val="000000"/>
        </w:rPr>
        <w:t>%</w:t>
      </w:r>
      <w:r w:rsidRPr="00EC6BDB">
        <w:rPr>
          <w:color w:val="000000"/>
        </w:rPr>
        <w:t>M</w:t>
      </w:r>
      <w:r w:rsidRPr="00EC6BDB">
        <w:rPr>
          <w:rFonts w:hint="eastAsia"/>
          <w:color w:val="000000"/>
        </w:rPr>
        <w:t>14.</w:t>
      </w:r>
      <w:r w:rsidRPr="00EC6BDB">
        <w:rPr>
          <w:rFonts w:hint="eastAsia"/>
          <w:color w:val="000000"/>
        </w:rPr>
        <w:t>作为报警系统的启动信号。</w:t>
      </w:r>
    </w:p>
    <w:p w14:paraId="5E879FD6" w14:textId="77777777" w:rsidR="00B43A9F" w:rsidRDefault="000B2A33" w:rsidP="0077432E">
      <w:pPr>
        <w:pStyle w:val="20"/>
      </w:pPr>
      <w:bookmarkStart w:id="13" w:name="_Toc530340560"/>
      <w:r w:rsidRPr="0077432E">
        <w:rPr>
          <w:rFonts w:hint="eastAsia"/>
        </w:rPr>
        <w:t>PLC</w:t>
      </w:r>
      <w:r w:rsidRPr="0077432E">
        <w:rPr>
          <w:rFonts w:hint="eastAsia"/>
        </w:rPr>
        <w:t>与</w:t>
      </w:r>
      <w:r w:rsidR="00134A6D">
        <w:rPr>
          <w:rFonts w:hint="eastAsia"/>
        </w:rPr>
        <w:t>组态软件的连</w:t>
      </w:r>
      <w:r w:rsidR="001553D3" w:rsidRPr="0077432E">
        <w:rPr>
          <w:rFonts w:hint="eastAsia"/>
        </w:rPr>
        <w:t>接</w:t>
      </w:r>
      <w:bookmarkEnd w:id="13"/>
    </w:p>
    <w:p w14:paraId="140BAB96" w14:textId="77777777" w:rsidR="00C15260" w:rsidRDefault="00C15260" w:rsidP="00C15260">
      <w:pPr>
        <w:rPr>
          <w:color w:val="000000"/>
        </w:rPr>
      </w:pPr>
      <w:r>
        <w:rPr>
          <w:rFonts w:hint="eastAsia"/>
          <w:color w:val="000000"/>
        </w:rPr>
        <w:t>连接方式：</w:t>
      </w:r>
      <w:r>
        <w:rPr>
          <w:rFonts w:hint="eastAsia"/>
          <w:color w:val="000000"/>
        </w:rPr>
        <w:t>P</w:t>
      </w:r>
      <w:r>
        <w:rPr>
          <w:color w:val="000000"/>
        </w:rPr>
        <w:t>LC</w:t>
      </w:r>
      <w:r>
        <w:rPr>
          <w:rFonts w:hint="eastAsia"/>
          <w:color w:val="000000"/>
        </w:rPr>
        <w:t>与</w:t>
      </w:r>
      <w:r w:rsidR="00442256">
        <w:rPr>
          <w:rFonts w:hint="eastAsia"/>
          <w:color w:val="000000"/>
        </w:rPr>
        <w:t>组态软件</w:t>
      </w:r>
      <w:r>
        <w:rPr>
          <w:rFonts w:hint="eastAsia"/>
          <w:color w:val="000000"/>
        </w:rPr>
        <w:t>之间采用以太网连接。</w:t>
      </w:r>
    </w:p>
    <w:p w14:paraId="1EC260FA" w14:textId="77777777" w:rsidR="00C15260" w:rsidRDefault="00C15260" w:rsidP="00C15260">
      <w:pPr>
        <w:rPr>
          <w:color w:val="000000"/>
        </w:rPr>
      </w:pPr>
      <w:r>
        <w:rPr>
          <w:rFonts w:hint="eastAsia"/>
          <w:color w:val="000000"/>
        </w:rPr>
        <w:t>硬件连接：触摸屏与</w:t>
      </w:r>
      <w:r>
        <w:rPr>
          <w:rFonts w:hint="eastAsia"/>
          <w:color w:val="000000"/>
        </w:rPr>
        <w:t>P</w:t>
      </w:r>
      <w:r>
        <w:rPr>
          <w:color w:val="000000"/>
        </w:rPr>
        <w:t>LC</w:t>
      </w:r>
      <w:r>
        <w:rPr>
          <w:rFonts w:hint="eastAsia"/>
          <w:color w:val="000000"/>
        </w:rPr>
        <w:t>之间传递两类数据：</w:t>
      </w:r>
    </w:p>
    <w:p w14:paraId="220F153D" w14:textId="77777777" w:rsidR="00C15260" w:rsidRDefault="00C15260" w:rsidP="00C15260">
      <w:pPr>
        <w:rPr>
          <w:color w:val="000000"/>
        </w:rPr>
      </w:pPr>
      <w:r>
        <w:rPr>
          <w:color w:val="000000"/>
        </w:rPr>
        <w:t xml:space="preserve">                    </w:t>
      </w:r>
      <w:r>
        <w:rPr>
          <w:rFonts w:ascii="宋体" w:hAnsi="宋体" w:cs="宋体" w:hint="eastAsia"/>
          <w:color w:val="000000"/>
        </w:rPr>
        <w:t>①</w:t>
      </w:r>
      <w:r>
        <w:rPr>
          <w:rFonts w:hint="eastAsia"/>
          <w:color w:val="000000"/>
        </w:rPr>
        <w:t>用户正确输入密码后的正确输入信号</w:t>
      </w:r>
    </w:p>
    <w:p w14:paraId="37AE8467" w14:textId="77777777" w:rsidR="00C15260" w:rsidRDefault="00C15260" w:rsidP="00C15260">
      <w:pPr>
        <w:rPr>
          <w:color w:val="000000"/>
        </w:rPr>
      </w:pPr>
      <w:r>
        <w:rPr>
          <w:rFonts w:hint="eastAsia"/>
          <w:color w:val="000000"/>
        </w:rPr>
        <w:t xml:space="preserve"> </w:t>
      </w:r>
      <w:r>
        <w:rPr>
          <w:color w:val="000000"/>
        </w:rPr>
        <w:t xml:space="preserve">                   </w:t>
      </w:r>
      <w:r>
        <w:rPr>
          <w:rFonts w:ascii="宋体" w:hAnsi="宋体" w:cs="宋体" w:hint="eastAsia"/>
          <w:color w:val="000000"/>
        </w:rPr>
        <w:t>②</w:t>
      </w:r>
      <w:r>
        <w:rPr>
          <w:rFonts w:hint="eastAsia"/>
          <w:color w:val="000000"/>
        </w:rPr>
        <w:t>用户三次错误输入密码后的错误输入信号</w:t>
      </w:r>
    </w:p>
    <w:p w14:paraId="3D1A2295" w14:textId="77777777" w:rsidR="00C15260" w:rsidRDefault="00C15260" w:rsidP="00C15260">
      <w:pPr>
        <w:rPr>
          <w:color w:val="000000"/>
        </w:rPr>
      </w:pPr>
      <w:r>
        <w:rPr>
          <w:rFonts w:hint="eastAsia"/>
          <w:color w:val="000000"/>
        </w:rPr>
        <w:t>硬件配置：</w:t>
      </w:r>
      <w:r>
        <w:rPr>
          <w:rFonts w:ascii="宋体" w:hAnsi="宋体" w:cs="宋体" w:hint="eastAsia"/>
          <w:color w:val="000000"/>
        </w:rPr>
        <w:t>①</w:t>
      </w:r>
      <w:r>
        <w:rPr>
          <w:rFonts w:hint="eastAsia"/>
          <w:color w:val="000000"/>
        </w:rPr>
        <w:t>正确信号的设备地址设定为</w:t>
      </w:r>
      <w:r>
        <w:rPr>
          <w:rFonts w:hint="eastAsia"/>
          <w:color w:val="000000"/>
        </w:rPr>
        <w:t>%</w:t>
      </w:r>
      <w:r>
        <w:rPr>
          <w:color w:val="000000"/>
        </w:rPr>
        <w:t>M</w:t>
      </w:r>
      <w:r>
        <w:rPr>
          <w:rFonts w:hint="eastAsia"/>
          <w:color w:val="000000"/>
        </w:rPr>
        <w:t>13.</w:t>
      </w:r>
      <w:r>
        <w:rPr>
          <w:rFonts w:hint="eastAsia"/>
          <w:color w:val="000000"/>
        </w:rPr>
        <w:t>作为安全模式的启动信号。</w:t>
      </w:r>
    </w:p>
    <w:p w14:paraId="2EAD8CB1" w14:textId="77777777" w:rsidR="00C15260" w:rsidRDefault="00C15260" w:rsidP="00C15260">
      <w:pPr>
        <w:rPr>
          <w:color w:val="000000"/>
        </w:rPr>
      </w:pPr>
      <w:r>
        <w:rPr>
          <w:color w:val="000000"/>
        </w:rPr>
        <w:t xml:space="preserve">                    </w:t>
      </w:r>
      <w:r>
        <w:rPr>
          <w:rFonts w:ascii="宋体" w:hAnsi="宋体" w:cs="宋体" w:hint="eastAsia"/>
          <w:color w:val="000000"/>
        </w:rPr>
        <w:t>②</w:t>
      </w:r>
      <w:r>
        <w:rPr>
          <w:rFonts w:hint="eastAsia"/>
          <w:color w:val="000000"/>
        </w:rPr>
        <w:t>错误信号的设备地址设定为</w:t>
      </w:r>
      <w:r>
        <w:rPr>
          <w:rFonts w:hint="eastAsia"/>
          <w:color w:val="000000"/>
        </w:rPr>
        <w:t>%</w:t>
      </w:r>
      <w:r>
        <w:rPr>
          <w:color w:val="000000"/>
        </w:rPr>
        <w:t>M</w:t>
      </w:r>
      <w:r>
        <w:rPr>
          <w:rFonts w:hint="eastAsia"/>
          <w:color w:val="000000"/>
        </w:rPr>
        <w:t>14.</w:t>
      </w:r>
      <w:r>
        <w:rPr>
          <w:rFonts w:hint="eastAsia"/>
          <w:color w:val="000000"/>
        </w:rPr>
        <w:t>作为报警系统的启动信号。</w:t>
      </w:r>
    </w:p>
    <w:p w14:paraId="52FB1E9E" w14:textId="77777777" w:rsidR="00B43A9F" w:rsidRPr="0077432E" w:rsidRDefault="00CF71E6" w:rsidP="0077432E">
      <w:pPr>
        <w:pStyle w:val="1"/>
      </w:pPr>
      <w:bookmarkStart w:id="14" w:name="_Toc500243973"/>
      <w:bookmarkStart w:id="15" w:name="_Toc530340561"/>
      <w:r w:rsidRPr="0077432E">
        <w:rPr>
          <w:rFonts w:hint="eastAsia"/>
        </w:rPr>
        <w:lastRenderedPageBreak/>
        <w:t>系统</w:t>
      </w:r>
      <w:r w:rsidR="00B43A9F" w:rsidRPr="0077432E">
        <w:rPr>
          <w:rFonts w:hint="eastAsia"/>
        </w:rPr>
        <w:t>的软件结构</w:t>
      </w:r>
      <w:bookmarkEnd w:id="14"/>
      <w:bookmarkEnd w:id="15"/>
    </w:p>
    <w:p w14:paraId="06D275B5" w14:textId="77777777" w:rsidR="00B43A9F" w:rsidRPr="0077432E" w:rsidRDefault="00B43A9F" w:rsidP="0077432E">
      <w:pPr>
        <w:pStyle w:val="20"/>
      </w:pPr>
      <w:bookmarkStart w:id="16" w:name="_Toc530340562"/>
      <w:r w:rsidRPr="0077432E">
        <w:rPr>
          <w:rFonts w:hint="eastAsia"/>
        </w:rPr>
        <w:t>软件总体结构</w:t>
      </w:r>
      <w:r w:rsidR="00A32F74" w:rsidRPr="0077432E">
        <w:rPr>
          <w:rFonts w:hint="eastAsia"/>
        </w:rPr>
        <w:t>和功能</w:t>
      </w:r>
      <w:bookmarkEnd w:id="16"/>
    </w:p>
    <w:p w14:paraId="52FA6038" w14:textId="77777777" w:rsidR="00CF5E92" w:rsidRPr="005375DC" w:rsidRDefault="00B43A9F">
      <w:pPr>
        <w:rPr>
          <w:ins w:id="17" w:author="赵 子文" w:date="2018-11-15T23:13:00Z"/>
          <w:color w:val="000000"/>
        </w:rPr>
      </w:pPr>
      <w:r w:rsidRPr="00E17582">
        <w:rPr>
          <w:rFonts w:hint="eastAsia"/>
          <w:color w:val="000000"/>
        </w:rPr>
        <w:t>软件总体结构框图</w:t>
      </w:r>
      <w:r w:rsidR="00917486">
        <w:rPr>
          <w:rFonts w:hint="eastAsia"/>
          <w:color w:val="000000"/>
        </w:rPr>
        <w:t>和</w:t>
      </w:r>
      <w:r w:rsidR="00A32F74" w:rsidRPr="00E17582">
        <w:rPr>
          <w:rFonts w:hint="eastAsia"/>
          <w:color w:val="000000"/>
        </w:rPr>
        <w:t>功能</w:t>
      </w:r>
      <w:r w:rsidRPr="00E17582">
        <w:rPr>
          <w:rFonts w:hint="eastAsia"/>
          <w:color w:val="000000"/>
        </w:rPr>
        <w:t>说明</w:t>
      </w:r>
    </w:p>
    <w:p w14:paraId="6A4A1869" w14:textId="77777777" w:rsidR="00CF5E92" w:rsidRPr="005375DC" w:rsidRDefault="00B43977" w:rsidP="00300F3E">
      <w:pPr>
        <w:jc w:val="center"/>
        <w:rPr>
          <w:ins w:id="18" w:author="赵 子文" w:date="2018-11-15T23:13:00Z"/>
          <w:color w:val="000000"/>
        </w:rPr>
      </w:pPr>
      <w:ins w:id="19" w:author="赵 子文" w:date="2018-11-15T23:13:00Z">
        <w:r w:rsidRPr="00FE7B71">
          <w:rPr>
            <w:noProof/>
          </w:rPr>
          <w:drawing>
            <wp:inline distT="0" distB="0" distL="0" distR="0" wp14:anchorId="01BF5024" wp14:editId="237213BA">
              <wp:extent cx="4829175" cy="272415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9175" cy="2724150"/>
                      </a:xfrm>
                      <a:prstGeom prst="rect">
                        <a:avLst/>
                      </a:prstGeom>
                      <a:noFill/>
                      <a:ln>
                        <a:noFill/>
                      </a:ln>
                    </pic:spPr>
                  </pic:pic>
                </a:graphicData>
              </a:graphic>
            </wp:inline>
          </w:drawing>
        </w:r>
      </w:ins>
    </w:p>
    <w:p w14:paraId="37976CB4" w14:textId="77777777" w:rsidR="00B43A9F" w:rsidRPr="00E17582" w:rsidRDefault="00B43A9F">
      <w:pPr>
        <w:rPr>
          <w:color w:val="000000"/>
        </w:rPr>
      </w:pPr>
      <w:r w:rsidRPr="00E17582">
        <w:rPr>
          <w:rFonts w:hint="eastAsia"/>
          <w:color w:val="000000"/>
        </w:rPr>
        <w:t>软件功能模块</w:t>
      </w:r>
    </w:p>
    <w:tbl>
      <w:tblPr>
        <w:tblW w:w="3640" w:type="dxa"/>
        <w:jc w:val="center"/>
        <w:tblLook w:val="04A0" w:firstRow="1" w:lastRow="0" w:firstColumn="1" w:lastColumn="0" w:noHBand="0" w:noVBand="1"/>
      </w:tblPr>
      <w:tblGrid>
        <w:gridCol w:w="1080"/>
        <w:gridCol w:w="2560"/>
      </w:tblGrid>
      <w:tr w:rsidR="00CF5E92" w:rsidRPr="00CF5E92" w14:paraId="7FFB14A7" w14:textId="77777777" w:rsidTr="00300F3E">
        <w:trPr>
          <w:trHeight w:val="285"/>
          <w:jc w:val="center"/>
          <w:ins w:id="20" w:author="赵 子文" w:date="2018-11-15T23:13:00Z"/>
        </w:trPr>
        <w:tc>
          <w:tcPr>
            <w:tcW w:w="1080"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47321932" w14:textId="77777777" w:rsidR="00CF5E92" w:rsidRPr="00CF5E92" w:rsidRDefault="00CF5E92" w:rsidP="00CF5E92">
            <w:pPr>
              <w:keepNext w:val="0"/>
              <w:spacing w:line="240" w:lineRule="auto"/>
              <w:ind w:firstLine="0"/>
              <w:jc w:val="center"/>
              <w:rPr>
                <w:ins w:id="21" w:author="赵 子文" w:date="2018-11-15T23:13:00Z"/>
                <w:rFonts w:ascii="等线" w:eastAsia="等线" w:hAnsi="等线" w:cs="宋体"/>
                <w:color w:val="000000"/>
                <w:sz w:val="22"/>
                <w:szCs w:val="22"/>
              </w:rPr>
            </w:pPr>
            <w:ins w:id="22" w:author="赵 子文" w:date="2018-11-15T23:13:00Z">
              <w:r w:rsidRPr="00CF5E92">
                <w:rPr>
                  <w:rFonts w:ascii="等线" w:eastAsia="等线" w:hAnsi="等线" w:cs="宋体" w:hint="eastAsia"/>
                  <w:color w:val="000000"/>
                  <w:sz w:val="22"/>
                  <w:szCs w:val="22"/>
                </w:rPr>
                <w:t>模块</w:t>
              </w:r>
            </w:ins>
          </w:p>
        </w:tc>
        <w:tc>
          <w:tcPr>
            <w:tcW w:w="2560" w:type="dxa"/>
            <w:tcBorders>
              <w:top w:val="single" w:sz="4" w:space="0" w:color="auto"/>
              <w:left w:val="nil"/>
              <w:bottom w:val="single" w:sz="4" w:space="0" w:color="auto"/>
              <w:right w:val="single" w:sz="4" w:space="0" w:color="auto"/>
            </w:tcBorders>
            <w:shd w:val="clear" w:color="000000" w:fill="C6E0B4"/>
            <w:noWrap/>
            <w:vAlign w:val="center"/>
            <w:hideMark/>
          </w:tcPr>
          <w:p w14:paraId="67FD6AE7" w14:textId="77777777" w:rsidR="00CF5E92" w:rsidRPr="00CF5E92" w:rsidRDefault="00CF5E92" w:rsidP="00CF5E92">
            <w:pPr>
              <w:keepNext w:val="0"/>
              <w:spacing w:line="240" w:lineRule="auto"/>
              <w:ind w:firstLine="0"/>
              <w:jc w:val="center"/>
              <w:rPr>
                <w:ins w:id="23" w:author="赵 子文" w:date="2018-11-15T23:13:00Z"/>
                <w:rFonts w:ascii="等线" w:eastAsia="等线" w:hAnsi="等线" w:cs="宋体"/>
                <w:color w:val="000000"/>
                <w:sz w:val="22"/>
                <w:szCs w:val="22"/>
              </w:rPr>
            </w:pPr>
            <w:ins w:id="24" w:author="赵 子文" w:date="2018-11-15T23:13:00Z">
              <w:r w:rsidRPr="00CF5E92">
                <w:rPr>
                  <w:rFonts w:ascii="等线" w:eastAsia="等线" w:hAnsi="等线" w:cs="宋体" w:hint="eastAsia"/>
                  <w:color w:val="000000"/>
                  <w:sz w:val="22"/>
                  <w:szCs w:val="22"/>
                </w:rPr>
                <w:t>功能</w:t>
              </w:r>
            </w:ins>
          </w:p>
        </w:tc>
      </w:tr>
      <w:tr w:rsidR="00CF5E92" w:rsidRPr="00CF5E92" w14:paraId="7C21050D" w14:textId="77777777" w:rsidTr="00300F3E">
        <w:trPr>
          <w:trHeight w:val="285"/>
          <w:jc w:val="center"/>
          <w:ins w:id="25" w:author="赵 子文" w:date="2018-11-15T23:13:00Z"/>
        </w:trPr>
        <w:tc>
          <w:tcPr>
            <w:tcW w:w="1080" w:type="dxa"/>
            <w:vMerge w:val="restart"/>
            <w:tcBorders>
              <w:top w:val="nil"/>
              <w:left w:val="single" w:sz="4" w:space="0" w:color="auto"/>
              <w:bottom w:val="single" w:sz="4" w:space="0" w:color="auto"/>
              <w:right w:val="single" w:sz="4" w:space="0" w:color="auto"/>
            </w:tcBorders>
            <w:shd w:val="clear" w:color="000000" w:fill="A9D08E"/>
            <w:noWrap/>
            <w:vAlign w:val="center"/>
            <w:hideMark/>
          </w:tcPr>
          <w:p w14:paraId="5E544AB8" w14:textId="77777777" w:rsidR="00CF5E92" w:rsidRPr="00CF5E92" w:rsidRDefault="00CF5E92" w:rsidP="00CF5E92">
            <w:pPr>
              <w:keepNext w:val="0"/>
              <w:spacing w:line="240" w:lineRule="auto"/>
              <w:ind w:firstLine="0"/>
              <w:jc w:val="center"/>
              <w:rPr>
                <w:ins w:id="26" w:author="赵 子文" w:date="2018-11-15T23:13:00Z"/>
                <w:rFonts w:ascii="等线" w:eastAsia="等线" w:hAnsi="等线" w:cs="宋体"/>
                <w:color w:val="000000"/>
                <w:sz w:val="22"/>
                <w:szCs w:val="22"/>
              </w:rPr>
            </w:pPr>
            <w:ins w:id="27" w:author="赵 子文" w:date="2018-11-15T23:13:00Z">
              <w:r w:rsidRPr="00CF5E92">
                <w:rPr>
                  <w:rFonts w:ascii="等线" w:eastAsia="等线" w:hAnsi="等线" w:cs="宋体" w:hint="eastAsia"/>
                  <w:color w:val="000000"/>
                  <w:sz w:val="22"/>
                  <w:szCs w:val="22"/>
                </w:rPr>
                <w:t>安全模块</w:t>
              </w:r>
            </w:ins>
          </w:p>
        </w:tc>
        <w:tc>
          <w:tcPr>
            <w:tcW w:w="2560" w:type="dxa"/>
            <w:tcBorders>
              <w:top w:val="nil"/>
              <w:left w:val="nil"/>
              <w:bottom w:val="single" w:sz="4" w:space="0" w:color="auto"/>
              <w:right w:val="single" w:sz="4" w:space="0" w:color="auto"/>
            </w:tcBorders>
            <w:shd w:val="clear" w:color="000000" w:fill="C6E0B4"/>
            <w:noWrap/>
            <w:vAlign w:val="center"/>
            <w:hideMark/>
          </w:tcPr>
          <w:p w14:paraId="62C35F04" w14:textId="77777777" w:rsidR="00CF5E92" w:rsidRPr="00CF5E92" w:rsidRDefault="00CF5E92" w:rsidP="00CF5E92">
            <w:pPr>
              <w:keepNext w:val="0"/>
              <w:spacing w:line="240" w:lineRule="auto"/>
              <w:ind w:firstLine="0"/>
              <w:jc w:val="left"/>
              <w:rPr>
                <w:ins w:id="28" w:author="赵 子文" w:date="2018-11-15T23:13:00Z"/>
                <w:rFonts w:ascii="等线" w:eastAsia="等线" w:hAnsi="等线" w:cs="宋体"/>
                <w:color w:val="000000"/>
                <w:sz w:val="22"/>
                <w:szCs w:val="22"/>
              </w:rPr>
            </w:pPr>
            <w:ins w:id="29" w:author="赵 子文" w:date="2018-11-15T23:13:00Z">
              <w:r w:rsidRPr="00CF5E92">
                <w:rPr>
                  <w:rFonts w:ascii="等线" w:eastAsia="等线" w:hAnsi="等线" w:cs="宋体" w:hint="eastAsia"/>
                  <w:color w:val="000000"/>
                  <w:sz w:val="22"/>
                  <w:szCs w:val="22"/>
                </w:rPr>
                <w:t>密码正确检测</w:t>
              </w:r>
            </w:ins>
          </w:p>
        </w:tc>
      </w:tr>
      <w:tr w:rsidR="00CF5E92" w:rsidRPr="00CF5E92" w14:paraId="10CA3AE2" w14:textId="77777777" w:rsidTr="00300F3E">
        <w:trPr>
          <w:trHeight w:val="285"/>
          <w:jc w:val="center"/>
          <w:ins w:id="30" w:author="赵 子文" w:date="2018-11-15T23:13:00Z"/>
        </w:trPr>
        <w:tc>
          <w:tcPr>
            <w:tcW w:w="1080" w:type="dxa"/>
            <w:vMerge/>
            <w:tcBorders>
              <w:top w:val="nil"/>
              <w:left w:val="single" w:sz="4" w:space="0" w:color="auto"/>
              <w:bottom w:val="single" w:sz="4" w:space="0" w:color="auto"/>
              <w:right w:val="single" w:sz="4" w:space="0" w:color="auto"/>
            </w:tcBorders>
            <w:vAlign w:val="center"/>
            <w:hideMark/>
          </w:tcPr>
          <w:p w14:paraId="19CBB372" w14:textId="77777777" w:rsidR="00CF5E92" w:rsidRPr="00CF5E92" w:rsidRDefault="00CF5E92" w:rsidP="00CF5E92">
            <w:pPr>
              <w:keepNext w:val="0"/>
              <w:spacing w:line="240" w:lineRule="auto"/>
              <w:ind w:firstLine="0"/>
              <w:jc w:val="left"/>
              <w:rPr>
                <w:ins w:id="31" w:author="赵 子文" w:date="2018-11-15T23:13:00Z"/>
                <w:rFonts w:ascii="等线" w:eastAsia="等线" w:hAnsi="等线" w:cs="宋体"/>
                <w:color w:val="000000"/>
                <w:sz w:val="22"/>
                <w:szCs w:val="22"/>
              </w:rPr>
            </w:pPr>
          </w:p>
        </w:tc>
        <w:tc>
          <w:tcPr>
            <w:tcW w:w="2560" w:type="dxa"/>
            <w:tcBorders>
              <w:top w:val="nil"/>
              <w:left w:val="nil"/>
              <w:bottom w:val="single" w:sz="4" w:space="0" w:color="auto"/>
              <w:right w:val="single" w:sz="4" w:space="0" w:color="auto"/>
            </w:tcBorders>
            <w:shd w:val="clear" w:color="000000" w:fill="C6E0B4"/>
            <w:noWrap/>
            <w:vAlign w:val="center"/>
            <w:hideMark/>
          </w:tcPr>
          <w:p w14:paraId="36AFC94C" w14:textId="77777777" w:rsidR="00CF5E92" w:rsidRPr="00CF5E92" w:rsidRDefault="00CF5E92" w:rsidP="00CF5E92">
            <w:pPr>
              <w:keepNext w:val="0"/>
              <w:spacing w:line="240" w:lineRule="auto"/>
              <w:ind w:firstLine="0"/>
              <w:jc w:val="left"/>
              <w:rPr>
                <w:ins w:id="32" w:author="赵 子文" w:date="2018-11-15T23:13:00Z"/>
                <w:rFonts w:ascii="等线" w:eastAsia="等线" w:hAnsi="等线" w:cs="宋体"/>
                <w:color w:val="000000"/>
                <w:sz w:val="22"/>
                <w:szCs w:val="22"/>
              </w:rPr>
            </w:pPr>
            <w:ins w:id="33" w:author="赵 子文" w:date="2018-11-15T23:13:00Z">
              <w:r w:rsidRPr="00CF5E92">
                <w:rPr>
                  <w:rFonts w:ascii="等线" w:eastAsia="等线" w:hAnsi="等线" w:cs="宋体" w:hint="eastAsia"/>
                  <w:color w:val="000000"/>
                  <w:sz w:val="22"/>
                  <w:szCs w:val="22"/>
                </w:rPr>
                <w:t>门房显示</w:t>
              </w:r>
            </w:ins>
          </w:p>
        </w:tc>
      </w:tr>
      <w:tr w:rsidR="00CF5E92" w:rsidRPr="00CF5E92" w14:paraId="09B7BB5F" w14:textId="77777777" w:rsidTr="00300F3E">
        <w:trPr>
          <w:trHeight w:val="285"/>
          <w:jc w:val="center"/>
          <w:ins w:id="34" w:author="赵 子文" w:date="2018-11-15T23:13:00Z"/>
        </w:trPr>
        <w:tc>
          <w:tcPr>
            <w:tcW w:w="1080" w:type="dxa"/>
            <w:vMerge/>
            <w:tcBorders>
              <w:top w:val="nil"/>
              <w:left w:val="single" w:sz="4" w:space="0" w:color="auto"/>
              <w:bottom w:val="single" w:sz="4" w:space="0" w:color="auto"/>
              <w:right w:val="single" w:sz="4" w:space="0" w:color="auto"/>
            </w:tcBorders>
            <w:vAlign w:val="center"/>
            <w:hideMark/>
          </w:tcPr>
          <w:p w14:paraId="3941B483" w14:textId="77777777" w:rsidR="00CF5E92" w:rsidRPr="00CF5E92" w:rsidRDefault="00CF5E92" w:rsidP="00CF5E92">
            <w:pPr>
              <w:keepNext w:val="0"/>
              <w:spacing w:line="240" w:lineRule="auto"/>
              <w:ind w:firstLine="0"/>
              <w:jc w:val="left"/>
              <w:rPr>
                <w:ins w:id="35" w:author="赵 子文" w:date="2018-11-15T23:13:00Z"/>
                <w:rFonts w:ascii="等线" w:eastAsia="等线" w:hAnsi="等线" w:cs="宋体"/>
                <w:color w:val="000000"/>
                <w:sz w:val="22"/>
                <w:szCs w:val="22"/>
              </w:rPr>
            </w:pPr>
          </w:p>
        </w:tc>
        <w:tc>
          <w:tcPr>
            <w:tcW w:w="2560" w:type="dxa"/>
            <w:tcBorders>
              <w:top w:val="nil"/>
              <w:left w:val="nil"/>
              <w:bottom w:val="single" w:sz="4" w:space="0" w:color="auto"/>
              <w:right w:val="single" w:sz="4" w:space="0" w:color="auto"/>
            </w:tcBorders>
            <w:shd w:val="clear" w:color="000000" w:fill="C6E0B4"/>
            <w:noWrap/>
            <w:vAlign w:val="center"/>
            <w:hideMark/>
          </w:tcPr>
          <w:p w14:paraId="28B6D936" w14:textId="77777777" w:rsidR="00CF5E92" w:rsidRPr="00CF5E92" w:rsidRDefault="00CF5E92" w:rsidP="00CF5E92">
            <w:pPr>
              <w:keepNext w:val="0"/>
              <w:spacing w:line="240" w:lineRule="auto"/>
              <w:ind w:firstLine="0"/>
              <w:jc w:val="left"/>
              <w:rPr>
                <w:ins w:id="36" w:author="赵 子文" w:date="2018-11-15T23:13:00Z"/>
                <w:rFonts w:ascii="等线" w:eastAsia="等线" w:hAnsi="等线" w:cs="宋体"/>
                <w:color w:val="000000"/>
                <w:sz w:val="22"/>
                <w:szCs w:val="22"/>
              </w:rPr>
            </w:pPr>
            <w:ins w:id="37" w:author="赵 子文" w:date="2018-11-15T23:13:00Z">
              <w:r w:rsidRPr="00CF5E92">
                <w:rPr>
                  <w:rFonts w:ascii="等线" w:eastAsia="等线" w:hAnsi="等线" w:cs="宋体" w:hint="eastAsia"/>
                  <w:color w:val="000000"/>
                  <w:sz w:val="22"/>
                  <w:szCs w:val="22"/>
                </w:rPr>
                <w:t>启动室内设备命令</w:t>
              </w:r>
            </w:ins>
          </w:p>
        </w:tc>
      </w:tr>
      <w:tr w:rsidR="00CF5E92" w:rsidRPr="00CF5E92" w14:paraId="402025E0" w14:textId="77777777" w:rsidTr="00300F3E">
        <w:trPr>
          <w:trHeight w:val="285"/>
          <w:jc w:val="center"/>
          <w:ins w:id="38" w:author="赵 子文" w:date="2018-11-15T23:13:00Z"/>
        </w:trPr>
        <w:tc>
          <w:tcPr>
            <w:tcW w:w="1080" w:type="dxa"/>
            <w:vMerge w:val="restart"/>
            <w:tcBorders>
              <w:top w:val="nil"/>
              <w:left w:val="single" w:sz="4" w:space="0" w:color="auto"/>
              <w:bottom w:val="single" w:sz="4" w:space="0" w:color="auto"/>
              <w:right w:val="single" w:sz="4" w:space="0" w:color="auto"/>
            </w:tcBorders>
            <w:shd w:val="clear" w:color="000000" w:fill="A9D08E"/>
            <w:noWrap/>
            <w:vAlign w:val="center"/>
            <w:hideMark/>
          </w:tcPr>
          <w:p w14:paraId="689BDB50" w14:textId="77777777" w:rsidR="00CF5E92" w:rsidRPr="00CF5E92" w:rsidRDefault="00CF5E92" w:rsidP="00CF5E92">
            <w:pPr>
              <w:keepNext w:val="0"/>
              <w:spacing w:line="240" w:lineRule="auto"/>
              <w:ind w:firstLine="0"/>
              <w:jc w:val="center"/>
              <w:rPr>
                <w:ins w:id="39" w:author="赵 子文" w:date="2018-11-15T23:13:00Z"/>
                <w:rFonts w:ascii="等线" w:eastAsia="等线" w:hAnsi="等线" w:cs="宋体"/>
                <w:color w:val="000000"/>
                <w:sz w:val="22"/>
                <w:szCs w:val="22"/>
              </w:rPr>
            </w:pPr>
            <w:ins w:id="40" w:author="赵 子文" w:date="2018-11-15T23:13:00Z">
              <w:r w:rsidRPr="00CF5E92">
                <w:rPr>
                  <w:rFonts w:ascii="等线" w:eastAsia="等线" w:hAnsi="等线" w:cs="宋体" w:hint="eastAsia"/>
                  <w:color w:val="000000"/>
                  <w:sz w:val="22"/>
                  <w:szCs w:val="22"/>
                </w:rPr>
                <w:t>防盗模块</w:t>
              </w:r>
            </w:ins>
          </w:p>
        </w:tc>
        <w:tc>
          <w:tcPr>
            <w:tcW w:w="2560" w:type="dxa"/>
            <w:tcBorders>
              <w:top w:val="nil"/>
              <w:left w:val="nil"/>
              <w:bottom w:val="single" w:sz="4" w:space="0" w:color="auto"/>
              <w:right w:val="single" w:sz="4" w:space="0" w:color="auto"/>
            </w:tcBorders>
            <w:shd w:val="clear" w:color="000000" w:fill="C6E0B4"/>
            <w:noWrap/>
            <w:vAlign w:val="center"/>
            <w:hideMark/>
          </w:tcPr>
          <w:p w14:paraId="3E3987EB" w14:textId="77777777" w:rsidR="00CF5E92" w:rsidRPr="00CF5E92" w:rsidRDefault="00CF5E92" w:rsidP="00CF5E92">
            <w:pPr>
              <w:keepNext w:val="0"/>
              <w:spacing w:line="240" w:lineRule="auto"/>
              <w:ind w:firstLine="0"/>
              <w:jc w:val="left"/>
              <w:rPr>
                <w:ins w:id="41" w:author="赵 子文" w:date="2018-11-15T23:13:00Z"/>
                <w:rFonts w:ascii="等线" w:eastAsia="等线" w:hAnsi="等线" w:cs="宋体"/>
                <w:color w:val="000000"/>
                <w:sz w:val="22"/>
                <w:szCs w:val="22"/>
              </w:rPr>
            </w:pPr>
            <w:ins w:id="42" w:author="赵 子文" w:date="2018-11-15T23:13:00Z">
              <w:r w:rsidRPr="00CF5E92">
                <w:rPr>
                  <w:rFonts w:ascii="等线" w:eastAsia="等线" w:hAnsi="等线" w:cs="宋体" w:hint="eastAsia"/>
                  <w:color w:val="000000"/>
                  <w:sz w:val="22"/>
                  <w:szCs w:val="22"/>
                </w:rPr>
                <w:t>探测一键报警信号</w:t>
              </w:r>
            </w:ins>
          </w:p>
        </w:tc>
      </w:tr>
      <w:tr w:rsidR="00CF5E92" w:rsidRPr="00CF5E92" w14:paraId="1ECE62D0" w14:textId="77777777" w:rsidTr="00300F3E">
        <w:trPr>
          <w:trHeight w:val="285"/>
          <w:jc w:val="center"/>
          <w:ins w:id="43" w:author="赵 子文" w:date="2018-11-15T23:13:00Z"/>
        </w:trPr>
        <w:tc>
          <w:tcPr>
            <w:tcW w:w="1080" w:type="dxa"/>
            <w:vMerge/>
            <w:tcBorders>
              <w:top w:val="nil"/>
              <w:left w:val="single" w:sz="4" w:space="0" w:color="auto"/>
              <w:bottom w:val="single" w:sz="4" w:space="0" w:color="auto"/>
              <w:right w:val="single" w:sz="4" w:space="0" w:color="auto"/>
            </w:tcBorders>
            <w:vAlign w:val="center"/>
            <w:hideMark/>
          </w:tcPr>
          <w:p w14:paraId="2C59E49C" w14:textId="77777777" w:rsidR="00CF5E92" w:rsidRPr="00CF5E92" w:rsidRDefault="00CF5E92" w:rsidP="00CF5E92">
            <w:pPr>
              <w:keepNext w:val="0"/>
              <w:spacing w:line="240" w:lineRule="auto"/>
              <w:ind w:firstLine="0"/>
              <w:jc w:val="left"/>
              <w:rPr>
                <w:ins w:id="44" w:author="赵 子文" w:date="2018-11-15T23:13:00Z"/>
                <w:rFonts w:ascii="等线" w:eastAsia="等线" w:hAnsi="等线" w:cs="宋体"/>
                <w:color w:val="000000"/>
                <w:sz w:val="22"/>
                <w:szCs w:val="22"/>
              </w:rPr>
            </w:pPr>
          </w:p>
        </w:tc>
        <w:tc>
          <w:tcPr>
            <w:tcW w:w="2560" w:type="dxa"/>
            <w:tcBorders>
              <w:top w:val="nil"/>
              <w:left w:val="nil"/>
              <w:bottom w:val="single" w:sz="4" w:space="0" w:color="auto"/>
              <w:right w:val="single" w:sz="4" w:space="0" w:color="auto"/>
            </w:tcBorders>
            <w:shd w:val="clear" w:color="000000" w:fill="C6E0B4"/>
            <w:noWrap/>
            <w:vAlign w:val="center"/>
            <w:hideMark/>
          </w:tcPr>
          <w:p w14:paraId="0FA3ED2C" w14:textId="77777777" w:rsidR="00CF5E92" w:rsidRPr="00CF5E92" w:rsidRDefault="00CF5E92" w:rsidP="00CF5E92">
            <w:pPr>
              <w:keepNext w:val="0"/>
              <w:spacing w:line="240" w:lineRule="auto"/>
              <w:ind w:firstLine="0"/>
              <w:jc w:val="left"/>
              <w:rPr>
                <w:ins w:id="45" w:author="赵 子文" w:date="2018-11-15T23:13:00Z"/>
                <w:rFonts w:ascii="等线" w:eastAsia="等线" w:hAnsi="等线" w:cs="宋体"/>
                <w:color w:val="000000"/>
                <w:sz w:val="22"/>
                <w:szCs w:val="22"/>
              </w:rPr>
            </w:pPr>
            <w:ins w:id="46" w:author="赵 子文" w:date="2018-11-15T23:13:00Z">
              <w:r w:rsidRPr="00CF5E92">
                <w:rPr>
                  <w:rFonts w:ascii="等线" w:eastAsia="等线" w:hAnsi="等线" w:cs="宋体" w:hint="eastAsia"/>
                  <w:color w:val="000000"/>
                  <w:sz w:val="22"/>
                  <w:szCs w:val="22"/>
                </w:rPr>
                <w:t>探测传感器信号</w:t>
              </w:r>
            </w:ins>
          </w:p>
        </w:tc>
      </w:tr>
      <w:tr w:rsidR="00CF5E92" w:rsidRPr="00CF5E92" w14:paraId="3B647D85" w14:textId="77777777" w:rsidTr="00300F3E">
        <w:trPr>
          <w:trHeight w:val="285"/>
          <w:jc w:val="center"/>
          <w:ins w:id="47" w:author="赵 子文" w:date="2018-11-15T23:13:00Z"/>
        </w:trPr>
        <w:tc>
          <w:tcPr>
            <w:tcW w:w="1080" w:type="dxa"/>
            <w:vMerge/>
            <w:tcBorders>
              <w:top w:val="nil"/>
              <w:left w:val="single" w:sz="4" w:space="0" w:color="auto"/>
              <w:bottom w:val="single" w:sz="4" w:space="0" w:color="auto"/>
              <w:right w:val="single" w:sz="4" w:space="0" w:color="auto"/>
            </w:tcBorders>
            <w:vAlign w:val="center"/>
            <w:hideMark/>
          </w:tcPr>
          <w:p w14:paraId="6EB19762" w14:textId="77777777" w:rsidR="00CF5E92" w:rsidRPr="00CF5E92" w:rsidRDefault="00CF5E92" w:rsidP="00CF5E92">
            <w:pPr>
              <w:keepNext w:val="0"/>
              <w:spacing w:line="240" w:lineRule="auto"/>
              <w:ind w:firstLine="0"/>
              <w:jc w:val="left"/>
              <w:rPr>
                <w:ins w:id="48" w:author="赵 子文" w:date="2018-11-15T23:13:00Z"/>
                <w:rFonts w:ascii="等线" w:eastAsia="等线" w:hAnsi="等线" w:cs="宋体"/>
                <w:color w:val="000000"/>
                <w:sz w:val="22"/>
                <w:szCs w:val="22"/>
              </w:rPr>
            </w:pPr>
          </w:p>
        </w:tc>
        <w:tc>
          <w:tcPr>
            <w:tcW w:w="2560" w:type="dxa"/>
            <w:tcBorders>
              <w:top w:val="nil"/>
              <w:left w:val="nil"/>
              <w:bottom w:val="single" w:sz="4" w:space="0" w:color="auto"/>
              <w:right w:val="single" w:sz="4" w:space="0" w:color="auto"/>
            </w:tcBorders>
            <w:shd w:val="clear" w:color="000000" w:fill="C6E0B4"/>
            <w:noWrap/>
            <w:vAlign w:val="center"/>
            <w:hideMark/>
          </w:tcPr>
          <w:p w14:paraId="2E0971EE" w14:textId="77777777" w:rsidR="00CF5E92" w:rsidRPr="00CF5E92" w:rsidRDefault="00CF5E92" w:rsidP="00CF5E92">
            <w:pPr>
              <w:keepNext w:val="0"/>
              <w:spacing w:line="240" w:lineRule="auto"/>
              <w:ind w:firstLine="0"/>
              <w:jc w:val="left"/>
              <w:rPr>
                <w:ins w:id="49" w:author="赵 子文" w:date="2018-11-15T23:13:00Z"/>
                <w:rFonts w:ascii="等线" w:eastAsia="等线" w:hAnsi="等线" w:cs="宋体"/>
                <w:color w:val="000000"/>
                <w:sz w:val="22"/>
                <w:szCs w:val="22"/>
              </w:rPr>
            </w:pPr>
            <w:ins w:id="50" w:author="赵 子文" w:date="2018-11-15T23:13:00Z">
              <w:r w:rsidRPr="00CF5E92">
                <w:rPr>
                  <w:rFonts w:ascii="等线" w:eastAsia="等线" w:hAnsi="等线" w:cs="宋体" w:hint="eastAsia"/>
                  <w:color w:val="000000"/>
                  <w:sz w:val="22"/>
                  <w:szCs w:val="22"/>
                </w:rPr>
                <w:t>探测错误输入密码信号</w:t>
              </w:r>
            </w:ins>
          </w:p>
        </w:tc>
      </w:tr>
      <w:tr w:rsidR="00CF5E92" w:rsidRPr="00CF5E92" w14:paraId="086C8494" w14:textId="77777777" w:rsidTr="00300F3E">
        <w:trPr>
          <w:trHeight w:val="285"/>
          <w:jc w:val="center"/>
          <w:ins w:id="51" w:author="赵 子文" w:date="2018-11-15T23:13:00Z"/>
        </w:trPr>
        <w:tc>
          <w:tcPr>
            <w:tcW w:w="1080" w:type="dxa"/>
            <w:vMerge w:val="restart"/>
            <w:tcBorders>
              <w:top w:val="nil"/>
              <w:left w:val="single" w:sz="4" w:space="0" w:color="auto"/>
              <w:bottom w:val="single" w:sz="4" w:space="0" w:color="auto"/>
              <w:right w:val="single" w:sz="4" w:space="0" w:color="auto"/>
            </w:tcBorders>
            <w:shd w:val="clear" w:color="000000" w:fill="A9D08E"/>
            <w:noWrap/>
            <w:vAlign w:val="center"/>
            <w:hideMark/>
          </w:tcPr>
          <w:p w14:paraId="19302ACA" w14:textId="77777777" w:rsidR="00CF5E92" w:rsidRPr="00CF5E92" w:rsidRDefault="00CF5E92" w:rsidP="00CF5E92">
            <w:pPr>
              <w:keepNext w:val="0"/>
              <w:spacing w:line="240" w:lineRule="auto"/>
              <w:ind w:firstLine="0"/>
              <w:jc w:val="center"/>
              <w:rPr>
                <w:ins w:id="52" w:author="赵 子文" w:date="2018-11-15T23:13:00Z"/>
                <w:rFonts w:ascii="等线" w:eastAsia="等线" w:hAnsi="等线" w:cs="宋体"/>
                <w:color w:val="000000"/>
                <w:sz w:val="22"/>
                <w:szCs w:val="22"/>
              </w:rPr>
            </w:pPr>
            <w:ins w:id="53" w:author="赵 子文" w:date="2018-11-15T23:13:00Z">
              <w:r w:rsidRPr="00CF5E92">
                <w:rPr>
                  <w:rFonts w:ascii="等线" w:eastAsia="等线" w:hAnsi="等线" w:cs="宋体" w:hint="eastAsia"/>
                  <w:color w:val="000000"/>
                  <w:sz w:val="22"/>
                  <w:szCs w:val="22"/>
                </w:rPr>
                <w:t>密码模块</w:t>
              </w:r>
            </w:ins>
          </w:p>
        </w:tc>
        <w:tc>
          <w:tcPr>
            <w:tcW w:w="2560" w:type="dxa"/>
            <w:tcBorders>
              <w:top w:val="nil"/>
              <w:left w:val="nil"/>
              <w:bottom w:val="single" w:sz="4" w:space="0" w:color="auto"/>
              <w:right w:val="single" w:sz="4" w:space="0" w:color="auto"/>
            </w:tcBorders>
            <w:shd w:val="clear" w:color="000000" w:fill="C6E0B4"/>
            <w:noWrap/>
            <w:vAlign w:val="center"/>
            <w:hideMark/>
          </w:tcPr>
          <w:p w14:paraId="67E64832" w14:textId="77777777" w:rsidR="00CF5E92" w:rsidRPr="00CF5E92" w:rsidRDefault="00CF5E92" w:rsidP="00CF5E92">
            <w:pPr>
              <w:keepNext w:val="0"/>
              <w:spacing w:line="240" w:lineRule="auto"/>
              <w:ind w:firstLine="0"/>
              <w:jc w:val="left"/>
              <w:rPr>
                <w:ins w:id="54" w:author="赵 子文" w:date="2018-11-15T23:13:00Z"/>
                <w:rFonts w:ascii="等线" w:eastAsia="等线" w:hAnsi="等线" w:cs="宋体"/>
                <w:color w:val="000000"/>
                <w:sz w:val="22"/>
                <w:szCs w:val="22"/>
              </w:rPr>
            </w:pPr>
            <w:ins w:id="55" w:author="赵 子文" w:date="2018-11-15T23:13:00Z">
              <w:r w:rsidRPr="00CF5E92">
                <w:rPr>
                  <w:rFonts w:ascii="等线" w:eastAsia="等线" w:hAnsi="等线" w:cs="宋体" w:hint="eastAsia"/>
                  <w:color w:val="000000"/>
                  <w:sz w:val="22"/>
                  <w:szCs w:val="22"/>
                </w:rPr>
                <w:t>时间显示</w:t>
              </w:r>
            </w:ins>
          </w:p>
        </w:tc>
      </w:tr>
      <w:tr w:rsidR="00CF5E92" w:rsidRPr="00CF5E92" w14:paraId="1A4E9FFE" w14:textId="77777777" w:rsidTr="00300F3E">
        <w:trPr>
          <w:trHeight w:val="285"/>
          <w:jc w:val="center"/>
          <w:ins w:id="56" w:author="赵 子文" w:date="2018-11-15T23:13:00Z"/>
        </w:trPr>
        <w:tc>
          <w:tcPr>
            <w:tcW w:w="1080" w:type="dxa"/>
            <w:vMerge/>
            <w:tcBorders>
              <w:top w:val="nil"/>
              <w:left w:val="single" w:sz="4" w:space="0" w:color="auto"/>
              <w:bottom w:val="single" w:sz="4" w:space="0" w:color="auto"/>
              <w:right w:val="single" w:sz="4" w:space="0" w:color="auto"/>
            </w:tcBorders>
            <w:vAlign w:val="center"/>
            <w:hideMark/>
          </w:tcPr>
          <w:p w14:paraId="4626D025" w14:textId="77777777" w:rsidR="00CF5E92" w:rsidRPr="00CF5E92" w:rsidRDefault="00CF5E92" w:rsidP="00CF5E92">
            <w:pPr>
              <w:keepNext w:val="0"/>
              <w:spacing w:line="240" w:lineRule="auto"/>
              <w:ind w:firstLine="0"/>
              <w:jc w:val="left"/>
              <w:rPr>
                <w:ins w:id="57" w:author="赵 子文" w:date="2018-11-15T23:13:00Z"/>
                <w:rFonts w:ascii="等线" w:eastAsia="等线" w:hAnsi="等线" w:cs="宋体"/>
                <w:color w:val="000000"/>
                <w:sz w:val="22"/>
                <w:szCs w:val="22"/>
              </w:rPr>
            </w:pPr>
          </w:p>
        </w:tc>
        <w:tc>
          <w:tcPr>
            <w:tcW w:w="2560" w:type="dxa"/>
            <w:tcBorders>
              <w:top w:val="nil"/>
              <w:left w:val="nil"/>
              <w:bottom w:val="single" w:sz="4" w:space="0" w:color="auto"/>
              <w:right w:val="single" w:sz="4" w:space="0" w:color="auto"/>
            </w:tcBorders>
            <w:shd w:val="clear" w:color="000000" w:fill="C6E0B4"/>
            <w:noWrap/>
            <w:vAlign w:val="center"/>
            <w:hideMark/>
          </w:tcPr>
          <w:p w14:paraId="5A0C05FD" w14:textId="77777777" w:rsidR="00CF5E92" w:rsidRPr="00CF5E92" w:rsidRDefault="00CF5E92" w:rsidP="00CF5E92">
            <w:pPr>
              <w:keepNext w:val="0"/>
              <w:spacing w:line="240" w:lineRule="auto"/>
              <w:ind w:firstLine="0"/>
              <w:jc w:val="left"/>
              <w:rPr>
                <w:ins w:id="58" w:author="赵 子文" w:date="2018-11-15T23:13:00Z"/>
                <w:rFonts w:ascii="等线" w:eastAsia="等线" w:hAnsi="等线" w:cs="宋体"/>
                <w:color w:val="000000"/>
                <w:sz w:val="22"/>
                <w:szCs w:val="22"/>
              </w:rPr>
            </w:pPr>
            <w:ins w:id="59" w:author="赵 子文" w:date="2018-11-15T23:13:00Z">
              <w:r w:rsidRPr="00CF5E92">
                <w:rPr>
                  <w:rFonts w:ascii="等线" w:eastAsia="等线" w:hAnsi="等线" w:cs="宋体" w:hint="eastAsia"/>
                  <w:color w:val="000000"/>
                  <w:sz w:val="22"/>
                  <w:szCs w:val="22"/>
                </w:rPr>
                <w:t>密码输入</w:t>
              </w:r>
            </w:ins>
          </w:p>
        </w:tc>
      </w:tr>
      <w:tr w:rsidR="00CF5E92" w:rsidRPr="00CF5E92" w14:paraId="46E321C4" w14:textId="77777777" w:rsidTr="00300F3E">
        <w:trPr>
          <w:trHeight w:val="285"/>
          <w:jc w:val="center"/>
          <w:ins w:id="60" w:author="赵 子文" w:date="2018-11-15T23:13:00Z"/>
        </w:trPr>
        <w:tc>
          <w:tcPr>
            <w:tcW w:w="1080" w:type="dxa"/>
            <w:vMerge/>
            <w:tcBorders>
              <w:top w:val="nil"/>
              <w:left w:val="single" w:sz="4" w:space="0" w:color="auto"/>
              <w:bottom w:val="single" w:sz="4" w:space="0" w:color="auto"/>
              <w:right w:val="single" w:sz="4" w:space="0" w:color="auto"/>
            </w:tcBorders>
            <w:vAlign w:val="center"/>
            <w:hideMark/>
          </w:tcPr>
          <w:p w14:paraId="555C8806" w14:textId="77777777" w:rsidR="00CF5E92" w:rsidRPr="00CF5E92" w:rsidRDefault="00CF5E92" w:rsidP="00CF5E92">
            <w:pPr>
              <w:keepNext w:val="0"/>
              <w:spacing w:line="240" w:lineRule="auto"/>
              <w:ind w:firstLine="0"/>
              <w:jc w:val="left"/>
              <w:rPr>
                <w:ins w:id="61" w:author="赵 子文" w:date="2018-11-15T23:13:00Z"/>
                <w:rFonts w:ascii="等线" w:eastAsia="等线" w:hAnsi="等线" w:cs="宋体"/>
                <w:color w:val="000000"/>
                <w:sz w:val="22"/>
                <w:szCs w:val="22"/>
              </w:rPr>
            </w:pPr>
          </w:p>
        </w:tc>
        <w:tc>
          <w:tcPr>
            <w:tcW w:w="2560" w:type="dxa"/>
            <w:tcBorders>
              <w:top w:val="nil"/>
              <w:left w:val="nil"/>
              <w:bottom w:val="single" w:sz="4" w:space="0" w:color="auto"/>
              <w:right w:val="single" w:sz="4" w:space="0" w:color="auto"/>
            </w:tcBorders>
            <w:shd w:val="clear" w:color="000000" w:fill="C6E0B4"/>
            <w:noWrap/>
            <w:vAlign w:val="center"/>
            <w:hideMark/>
          </w:tcPr>
          <w:p w14:paraId="59DB2339" w14:textId="77777777" w:rsidR="00CF5E92" w:rsidRPr="00CF5E92" w:rsidRDefault="00CF5E92" w:rsidP="00CF5E92">
            <w:pPr>
              <w:keepNext w:val="0"/>
              <w:spacing w:line="240" w:lineRule="auto"/>
              <w:ind w:firstLine="0"/>
              <w:jc w:val="left"/>
              <w:rPr>
                <w:ins w:id="62" w:author="赵 子文" w:date="2018-11-15T23:13:00Z"/>
                <w:rFonts w:ascii="等线" w:eastAsia="等线" w:hAnsi="等线" w:cs="宋体"/>
                <w:color w:val="000000"/>
                <w:sz w:val="22"/>
                <w:szCs w:val="22"/>
              </w:rPr>
            </w:pPr>
            <w:ins w:id="63" w:author="赵 子文" w:date="2018-11-15T23:13:00Z">
              <w:r w:rsidRPr="00CF5E92">
                <w:rPr>
                  <w:rFonts w:ascii="等线" w:eastAsia="等线" w:hAnsi="等线" w:cs="宋体" w:hint="eastAsia"/>
                  <w:color w:val="000000"/>
                  <w:sz w:val="22"/>
                  <w:szCs w:val="22"/>
                </w:rPr>
                <w:t>密码检测及其信号发送</w:t>
              </w:r>
            </w:ins>
          </w:p>
        </w:tc>
      </w:tr>
      <w:tr w:rsidR="00CF5E92" w:rsidRPr="00CF5E92" w14:paraId="7C442629" w14:textId="77777777" w:rsidTr="00300F3E">
        <w:trPr>
          <w:trHeight w:val="285"/>
          <w:jc w:val="center"/>
          <w:ins w:id="64" w:author="赵 子文" w:date="2018-11-15T23:13:00Z"/>
        </w:trPr>
        <w:tc>
          <w:tcPr>
            <w:tcW w:w="1080" w:type="dxa"/>
            <w:vMerge/>
            <w:tcBorders>
              <w:top w:val="nil"/>
              <w:left w:val="single" w:sz="4" w:space="0" w:color="auto"/>
              <w:bottom w:val="single" w:sz="4" w:space="0" w:color="auto"/>
              <w:right w:val="single" w:sz="4" w:space="0" w:color="auto"/>
            </w:tcBorders>
            <w:vAlign w:val="center"/>
            <w:hideMark/>
          </w:tcPr>
          <w:p w14:paraId="129330CD" w14:textId="77777777" w:rsidR="00CF5E92" w:rsidRPr="00CF5E92" w:rsidRDefault="00CF5E92" w:rsidP="00CF5E92">
            <w:pPr>
              <w:keepNext w:val="0"/>
              <w:spacing w:line="240" w:lineRule="auto"/>
              <w:ind w:firstLine="0"/>
              <w:jc w:val="left"/>
              <w:rPr>
                <w:ins w:id="65" w:author="赵 子文" w:date="2018-11-15T23:13:00Z"/>
                <w:rFonts w:ascii="等线" w:eastAsia="等线" w:hAnsi="等线" w:cs="宋体"/>
                <w:color w:val="000000"/>
                <w:sz w:val="22"/>
                <w:szCs w:val="22"/>
              </w:rPr>
            </w:pPr>
          </w:p>
        </w:tc>
        <w:tc>
          <w:tcPr>
            <w:tcW w:w="2560" w:type="dxa"/>
            <w:tcBorders>
              <w:top w:val="nil"/>
              <w:left w:val="nil"/>
              <w:bottom w:val="single" w:sz="4" w:space="0" w:color="auto"/>
              <w:right w:val="single" w:sz="4" w:space="0" w:color="auto"/>
            </w:tcBorders>
            <w:shd w:val="clear" w:color="000000" w:fill="C6E0B4"/>
            <w:noWrap/>
            <w:vAlign w:val="center"/>
            <w:hideMark/>
          </w:tcPr>
          <w:p w14:paraId="33C3DEB9" w14:textId="77777777" w:rsidR="00CF5E92" w:rsidRPr="00CF5E92" w:rsidRDefault="00CF5E92" w:rsidP="00CF5E92">
            <w:pPr>
              <w:keepNext w:val="0"/>
              <w:spacing w:line="240" w:lineRule="auto"/>
              <w:ind w:firstLine="0"/>
              <w:jc w:val="left"/>
              <w:rPr>
                <w:ins w:id="66" w:author="赵 子文" w:date="2018-11-15T23:13:00Z"/>
                <w:rFonts w:ascii="等线" w:eastAsia="等线" w:hAnsi="等线" w:cs="宋体"/>
                <w:color w:val="000000"/>
                <w:sz w:val="22"/>
                <w:szCs w:val="22"/>
              </w:rPr>
            </w:pPr>
            <w:ins w:id="67" w:author="赵 子文" w:date="2018-11-15T23:13:00Z">
              <w:r w:rsidRPr="00CF5E92">
                <w:rPr>
                  <w:rFonts w:ascii="等线" w:eastAsia="等线" w:hAnsi="等线" w:cs="宋体" w:hint="eastAsia"/>
                  <w:color w:val="000000"/>
                  <w:sz w:val="22"/>
                  <w:szCs w:val="22"/>
                </w:rPr>
                <w:t>门房显示</w:t>
              </w:r>
            </w:ins>
          </w:p>
        </w:tc>
      </w:tr>
      <w:tr w:rsidR="00CF5E92" w:rsidRPr="00CF5E92" w14:paraId="65DE857A" w14:textId="77777777" w:rsidTr="00300F3E">
        <w:trPr>
          <w:trHeight w:val="285"/>
          <w:jc w:val="center"/>
          <w:ins w:id="68" w:author="赵 子文" w:date="2018-11-15T23:13:00Z"/>
        </w:trPr>
        <w:tc>
          <w:tcPr>
            <w:tcW w:w="1080" w:type="dxa"/>
            <w:vMerge/>
            <w:tcBorders>
              <w:top w:val="nil"/>
              <w:left w:val="single" w:sz="4" w:space="0" w:color="auto"/>
              <w:bottom w:val="single" w:sz="4" w:space="0" w:color="auto"/>
              <w:right w:val="single" w:sz="4" w:space="0" w:color="auto"/>
            </w:tcBorders>
            <w:vAlign w:val="center"/>
            <w:hideMark/>
          </w:tcPr>
          <w:p w14:paraId="5D78F39F" w14:textId="77777777" w:rsidR="00CF5E92" w:rsidRPr="00CF5E92" w:rsidRDefault="00CF5E92" w:rsidP="00CF5E92">
            <w:pPr>
              <w:keepNext w:val="0"/>
              <w:spacing w:line="240" w:lineRule="auto"/>
              <w:ind w:firstLine="0"/>
              <w:jc w:val="left"/>
              <w:rPr>
                <w:ins w:id="69" w:author="赵 子文" w:date="2018-11-15T23:13:00Z"/>
                <w:rFonts w:ascii="等线" w:eastAsia="等线" w:hAnsi="等线" w:cs="宋体"/>
                <w:color w:val="000000"/>
                <w:sz w:val="22"/>
                <w:szCs w:val="22"/>
              </w:rPr>
            </w:pPr>
          </w:p>
        </w:tc>
        <w:tc>
          <w:tcPr>
            <w:tcW w:w="2560" w:type="dxa"/>
            <w:tcBorders>
              <w:top w:val="nil"/>
              <w:left w:val="nil"/>
              <w:bottom w:val="single" w:sz="4" w:space="0" w:color="auto"/>
              <w:right w:val="single" w:sz="4" w:space="0" w:color="auto"/>
            </w:tcBorders>
            <w:shd w:val="clear" w:color="000000" w:fill="C6E0B4"/>
            <w:noWrap/>
            <w:vAlign w:val="center"/>
            <w:hideMark/>
          </w:tcPr>
          <w:p w14:paraId="0426F701" w14:textId="77777777" w:rsidR="00CF5E92" w:rsidRPr="00CF5E92" w:rsidRDefault="00CF5E92" w:rsidP="00CF5E92">
            <w:pPr>
              <w:keepNext w:val="0"/>
              <w:spacing w:line="240" w:lineRule="auto"/>
              <w:ind w:firstLine="0"/>
              <w:jc w:val="left"/>
              <w:rPr>
                <w:ins w:id="70" w:author="赵 子文" w:date="2018-11-15T23:13:00Z"/>
                <w:rFonts w:ascii="等线" w:eastAsia="等线" w:hAnsi="等线" w:cs="宋体"/>
                <w:color w:val="000000"/>
                <w:sz w:val="22"/>
                <w:szCs w:val="22"/>
              </w:rPr>
            </w:pPr>
            <w:ins w:id="71" w:author="赵 子文" w:date="2018-11-15T23:13:00Z">
              <w:r w:rsidRPr="00CF5E92">
                <w:rPr>
                  <w:rFonts w:ascii="等线" w:eastAsia="等线" w:hAnsi="等线" w:cs="宋体" w:hint="eastAsia"/>
                  <w:color w:val="000000"/>
                  <w:sz w:val="22"/>
                  <w:szCs w:val="22"/>
                </w:rPr>
                <w:t>模块锁定</w:t>
              </w:r>
            </w:ins>
          </w:p>
        </w:tc>
      </w:tr>
      <w:tr w:rsidR="00CF5E92" w:rsidRPr="00CF5E92" w14:paraId="54E6E23B" w14:textId="77777777" w:rsidTr="00300F3E">
        <w:trPr>
          <w:trHeight w:val="285"/>
          <w:jc w:val="center"/>
          <w:ins w:id="72" w:author="赵 子文" w:date="2018-11-15T23:13:00Z"/>
        </w:trPr>
        <w:tc>
          <w:tcPr>
            <w:tcW w:w="1080" w:type="dxa"/>
            <w:vMerge/>
            <w:tcBorders>
              <w:top w:val="nil"/>
              <w:left w:val="single" w:sz="4" w:space="0" w:color="auto"/>
              <w:bottom w:val="single" w:sz="4" w:space="0" w:color="auto"/>
              <w:right w:val="single" w:sz="4" w:space="0" w:color="auto"/>
            </w:tcBorders>
            <w:vAlign w:val="center"/>
            <w:hideMark/>
          </w:tcPr>
          <w:p w14:paraId="24B3884B" w14:textId="77777777" w:rsidR="00CF5E92" w:rsidRPr="00CF5E92" w:rsidRDefault="00CF5E92" w:rsidP="00CF5E92">
            <w:pPr>
              <w:keepNext w:val="0"/>
              <w:spacing w:line="240" w:lineRule="auto"/>
              <w:ind w:firstLine="0"/>
              <w:jc w:val="left"/>
              <w:rPr>
                <w:ins w:id="73" w:author="赵 子文" w:date="2018-11-15T23:13:00Z"/>
                <w:rFonts w:ascii="等线" w:eastAsia="等线" w:hAnsi="等线" w:cs="宋体"/>
                <w:color w:val="000000"/>
                <w:sz w:val="22"/>
                <w:szCs w:val="22"/>
              </w:rPr>
            </w:pPr>
          </w:p>
        </w:tc>
        <w:tc>
          <w:tcPr>
            <w:tcW w:w="2560" w:type="dxa"/>
            <w:tcBorders>
              <w:top w:val="nil"/>
              <w:left w:val="nil"/>
              <w:bottom w:val="single" w:sz="4" w:space="0" w:color="auto"/>
              <w:right w:val="single" w:sz="4" w:space="0" w:color="auto"/>
            </w:tcBorders>
            <w:shd w:val="clear" w:color="000000" w:fill="C6E0B4"/>
            <w:noWrap/>
            <w:vAlign w:val="center"/>
            <w:hideMark/>
          </w:tcPr>
          <w:p w14:paraId="16805919" w14:textId="77777777" w:rsidR="00CF5E92" w:rsidRPr="00CF5E92" w:rsidRDefault="00CF5E92" w:rsidP="00CF5E92">
            <w:pPr>
              <w:keepNext w:val="0"/>
              <w:spacing w:line="240" w:lineRule="auto"/>
              <w:ind w:firstLine="0"/>
              <w:jc w:val="left"/>
              <w:rPr>
                <w:ins w:id="74" w:author="赵 子文" w:date="2018-11-15T23:13:00Z"/>
                <w:rFonts w:ascii="等线" w:eastAsia="等线" w:hAnsi="等线" w:cs="宋体"/>
                <w:color w:val="000000"/>
                <w:sz w:val="22"/>
                <w:szCs w:val="22"/>
              </w:rPr>
            </w:pPr>
            <w:ins w:id="75" w:author="赵 子文" w:date="2018-11-15T23:13:00Z">
              <w:r w:rsidRPr="00CF5E92">
                <w:rPr>
                  <w:rFonts w:ascii="等线" w:eastAsia="等线" w:hAnsi="等线" w:cs="宋体" w:hint="eastAsia"/>
                  <w:color w:val="000000"/>
                  <w:sz w:val="22"/>
                  <w:szCs w:val="22"/>
                </w:rPr>
                <w:t>锁定延时</w:t>
              </w:r>
            </w:ins>
          </w:p>
        </w:tc>
      </w:tr>
      <w:tr w:rsidR="00CF5E92" w:rsidRPr="00CF5E92" w14:paraId="0F936195" w14:textId="77777777" w:rsidTr="00300F3E">
        <w:trPr>
          <w:trHeight w:val="285"/>
          <w:jc w:val="center"/>
          <w:ins w:id="76" w:author="赵 子文" w:date="2018-11-15T23:13:00Z"/>
        </w:trPr>
        <w:tc>
          <w:tcPr>
            <w:tcW w:w="1080" w:type="dxa"/>
            <w:vMerge w:val="restart"/>
            <w:tcBorders>
              <w:top w:val="nil"/>
              <w:left w:val="single" w:sz="4" w:space="0" w:color="auto"/>
              <w:bottom w:val="single" w:sz="4" w:space="0" w:color="auto"/>
              <w:right w:val="single" w:sz="4" w:space="0" w:color="auto"/>
            </w:tcBorders>
            <w:shd w:val="clear" w:color="000000" w:fill="A9D08E"/>
            <w:noWrap/>
            <w:vAlign w:val="center"/>
            <w:hideMark/>
          </w:tcPr>
          <w:p w14:paraId="3881DC95" w14:textId="77777777" w:rsidR="00CF5E92" w:rsidRPr="00CF5E92" w:rsidRDefault="00CF5E92" w:rsidP="00CF5E92">
            <w:pPr>
              <w:keepNext w:val="0"/>
              <w:spacing w:line="240" w:lineRule="auto"/>
              <w:ind w:firstLine="0"/>
              <w:jc w:val="center"/>
              <w:rPr>
                <w:ins w:id="77" w:author="赵 子文" w:date="2018-11-15T23:13:00Z"/>
                <w:rFonts w:ascii="等线" w:eastAsia="等线" w:hAnsi="等线" w:cs="宋体"/>
                <w:color w:val="000000"/>
                <w:sz w:val="22"/>
                <w:szCs w:val="22"/>
              </w:rPr>
            </w:pPr>
            <w:ins w:id="78" w:author="赵 子文" w:date="2018-11-15T23:13:00Z">
              <w:r w:rsidRPr="00CF5E92">
                <w:rPr>
                  <w:rFonts w:ascii="等线" w:eastAsia="等线" w:hAnsi="等线" w:cs="宋体" w:hint="eastAsia"/>
                  <w:color w:val="000000"/>
                  <w:sz w:val="22"/>
                  <w:szCs w:val="22"/>
                </w:rPr>
                <w:t>维修模块</w:t>
              </w:r>
            </w:ins>
          </w:p>
        </w:tc>
        <w:tc>
          <w:tcPr>
            <w:tcW w:w="2560" w:type="dxa"/>
            <w:tcBorders>
              <w:top w:val="nil"/>
              <w:left w:val="nil"/>
              <w:bottom w:val="single" w:sz="4" w:space="0" w:color="auto"/>
              <w:right w:val="single" w:sz="4" w:space="0" w:color="auto"/>
            </w:tcBorders>
            <w:shd w:val="clear" w:color="000000" w:fill="C6E0B4"/>
            <w:noWrap/>
            <w:vAlign w:val="center"/>
            <w:hideMark/>
          </w:tcPr>
          <w:p w14:paraId="68F8103A" w14:textId="77777777" w:rsidR="00CF5E92" w:rsidRPr="00CF5E92" w:rsidRDefault="00CF5E92" w:rsidP="00CF5E92">
            <w:pPr>
              <w:keepNext w:val="0"/>
              <w:spacing w:line="240" w:lineRule="auto"/>
              <w:ind w:firstLine="0"/>
              <w:jc w:val="left"/>
              <w:rPr>
                <w:ins w:id="79" w:author="赵 子文" w:date="2018-11-15T23:13:00Z"/>
                <w:rFonts w:ascii="等线" w:eastAsia="等线" w:hAnsi="等线" w:cs="宋体"/>
                <w:color w:val="000000"/>
                <w:sz w:val="22"/>
                <w:szCs w:val="22"/>
              </w:rPr>
            </w:pPr>
            <w:ins w:id="80" w:author="赵 子文" w:date="2018-11-15T23:13:00Z">
              <w:r w:rsidRPr="00CF5E92">
                <w:rPr>
                  <w:rFonts w:ascii="等线" w:eastAsia="等线" w:hAnsi="等线" w:cs="宋体" w:hint="eastAsia"/>
                  <w:color w:val="000000"/>
                  <w:sz w:val="22"/>
                  <w:szCs w:val="22"/>
                </w:rPr>
                <w:t>廊灯系统控制</w:t>
              </w:r>
            </w:ins>
          </w:p>
        </w:tc>
      </w:tr>
      <w:tr w:rsidR="00CF5E92" w:rsidRPr="00CF5E92" w14:paraId="42A6EC33" w14:textId="77777777" w:rsidTr="00300F3E">
        <w:trPr>
          <w:trHeight w:val="285"/>
          <w:jc w:val="center"/>
          <w:ins w:id="81" w:author="赵 子文" w:date="2018-11-15T23:13:00Z"/>
        </w:trPr>
        <w:tc>
          <w:tcPr>
            <w:tcW w:w="1080" w:type="dxa"/>
            <w:vMerge/>
            <w:tcBorders>
              <w:top w:val="nil"/>
              <w:left w:val="single" w:sz="4" w:space="0" w:color="auto"/>
              <w:bottom w:val="single" w:sz="4" w:space="0" w:color="auto"/>
              <w:right w:val="single" w:sz="4" w:space="0" w:color="auto"/>
            </w:tcBorders>
            <w:vAlign w:val="center"/>
            <w:hideMark/>
          </w:tcPr>
          <w:p w14:paraId="241342CF" w14:textId="77777777" w:rsidR="00CF5E92" w:rsidRPr="00CF5E92" w:rsidRDefault="00CF5E92" w:rsidP="00CF5E92">
            <w:pPr>
              <w:keepNext w:val="0"/>
              <w:spacing w:line="240" w:lineRule="auto"/>
              <w:ind w:firstLine="0"/>
              <w:jc w:val="left"/>
              <w:rPr>
                <w:ins w:id="82" w:author="赵 子文" w:date="2018-11-15T23:13:00Z"/>
                <w:rFonts w:ascii="等线" w:eastAsia="等线" w:hAnsi="等线" w:cs="宋体"/>
                <w:color w:val="000000"/>
                <w:sz w:val="22"/>
                <w:szCs w:val="22"/>
              </w:rPr>
            </w:pPr>
          </w:p>
        </w:tc>
        <w:tc>
          <w:tcPr>
            <w:tcW w:w="2560" w:type="dxa"/>
            <w:tcBorders>
              <w:top w:val="nil"/>
              <w:left w:val="nil"/>
              <w:bottom w:val="single" w:sz="4" w:space="0" w:color="auto"/>
              <w:right w:val="single" w:sz="4" w:space="0" w:color="auto"/>
            </w:tcBorders>
            <w:shd w:val="clear" w:color="000000" w:fill="C6E0B4"/>
            <w:noWrap/>
            <w:vAlign w:val="center"/>
            <w:hideMark/>
          </w:tcPr>
          <w:p w14:paraId="11F6C316" w14:textId="77777777" w:rsidR="00CF5E92" w:rsidRPr="00CF5E92" w:rsidRDefault="00CF5E92" w:rsidP="00CF5E92">
            <w:pPr>
              <w:keepNext w:val="0"/>
              <w:spacing w:line="240" w:lineRule="auto"/>
              <w:ind w:firstLine="0"/>
              <w:jc w:val="left"/>
              <w:rPr>
                <w:ins w:id="83" w:author="赵 子文" w:date="2018-11-15T23:13:00Z"/>
                <w:rFonts w:ascii="等线" w:eastAsia="等线" w:hAnsi="等线" w:cs="宋体"/>
                <w:color w:val="000000"/>
                <w:sz w:val="22"/>
                <w:szCs w:val="22"/>
              </w:rPr>
            </w:pPr>
            <w:ins w:id="84" w:author="赵 子文" w:date="2018-11-15T23:13:00Z">
              <w:r w:rsidRPr="00CF5E92">
                <w:rPr>
                  <w:rFonts w:ascii="等线" w:eastAsia="等线" w:hAnsi="等线" w:cs="宋体" w:hint="eastAsia"/>
                  <w:color w:val="000000"/>
                  <w:sz w:val="22"/>
                  <w:szCs w:val="22"/>
                </w:rPr>
                <w:t>防盗模块停运</w:t>
              </w:r>
            </w:ins>
          </w:p>
        </w:tc>
      </w:tr>
    </w:tbl>
    <w:p w14:paraId="18C025C4" w14:textId="77777777" w:rsidR="00CF5E92" w:rsidRPr="005375DC" w:rsidRDefault="00CF5E92">
      <w:pPr>
        <w:rPr>
          <w:ins w:id="85" w:author="赵 子文" w:date="2018-11-15T23:13:00Z"/>
          <w:color w:val="000000"/>
        </w:rPr>
      </w:pPr>
    </w:p>
    <w:p w14:paraId="1E757D63" w14:textId="77777777" w:rsidR="007411F6" w:rsidRPr="0077432E" w:rsidRDefault="00A32F74" w:rsidP="0077432E">
      <w:pPr>
        <w:pStyle w:val="20"/>
      </w:pPr>
      <w:bookmarkStart w:id="86" w:name="_Toc530340563"/>
      <w:r w:rsidRPr="0077432E">
        <w:rPr>
          <w:rFonts w:hint="eastAsia"/>
        </w:rPr>
        <w:t>重要的</w:t>
      </w:r>
      <w:r w:rsidR="007411F6" w:rsidRPr="0077432E">
        <w:rPr>
          <w:rFonts w:hint="eastAsia"/>
        </w:rPr>
        <w:t>全局变量</w:t>
      </w:r>
      <w:r w:rsidR="000B2A33" w:rsidRPr="0077432E">
        <w:rPr>
          <w:rFonts w:hint="eastAsia"/>
        </w:rPr>
        <w:t>与地址分配</w:t>
      </w:r>
      <w:bookmarkEnd w:id="86"/>
    </w:p>
    <w:tbl>
      <w:tblPr>
        <w:tblStyle w:val="af7"/>
        <w:tblW w:w="9322" w:type="dxa"/>
        <w:tblLayout w:type="fixed"/>
        <w:tblLook w:val="04A0" w:firstRow="1" w:lastRow="0" w:firstColumn="1" w:lastColumn="0" w:noHBand="0" w:noVBand="1"/>
      </w:tblPr>
      <w:tblGrid>
        <w:gridCol w:w="2330"/>
        <w:gridCol w:w="2330"/>
        <w:gridCol w:w="2331"/>
        <w:gridCol w:w="2331"/>
      </w:tblGrid>
      <w:tr w:rsidR="00300F3E" w14:paraId="4990B0F3" w14:textId="77777777" w:rsidTr="00367F6B">
        <w:tc>
          <w:tcPr>
            <w:tcW w:w="2330" w:type="dxa"/>
            <w:vAlign w:val="center"/>
          </w:tcPr>
          <w:p w14:paraId="1C5806C0" w14:textId="77777777" w:rsidR="00300F3E" w:rsidRDefault="00300F3E" w:rsidP="00367F6B">
            <w:pPr>
              <w:ind w:firstLine="0"/>
              <w:jc w:val="center"/>
              <w:rPr>
                <w:rFonts w:ascii="宋体" w:hAnsi="宋体" w:cs="宋体"/>
                <w:szCs w:val="21"/>
              </w:rPr>
            </w:pPr>
            <w:bookmarkStart w:id="87" w:name="_Toc514036471"/>
            <w:r>
              <w:rPr>
                <w:rFonts w:ascii="宋体" w:hAnsi="宋体" w:cs="宋体" w:hint="eastAsia"/>
                <w:szCs w:val="21"/>
              </w:rPr>
              <w:t>变量名</w:t>
            </w:r>
          </w:p>
        </w:tc>
        <w:tc>
          <w:tcPr>
            <w:tcW w:w="2330" w:type="dxa"/>
            <w:vAlign w:val="center"/>
          </w:tcPr>
          <w:p w14:paraId="7807A7AC" w14:textId="77777777" w:rsidR="00300F3E" w:rsidRDefault="00300F3E" w:rsidP="00367F6B">
            <w:pPr>
              <w:ind w:firstLine="0"/>
              <w:jc w:val="center"/>
              <w:rPr>
                <w:rFonts w:ascii="宋体" w:hAnsi="宋体" w:cs="宋体"/>
              </w:rPr>
            </w:pPr>
            <w:r>
              <w:rPr>
                <w:rFonts w:ascii="宋体" w:hAnsi="宋体" w:cs="宋体" w:hint="eastAsia"/>
              </w:rPr>
              <w:t>变量类型</w:t>
            </w:r>
          </w:p>
        </w:tc>
        <w:tc>
          <w:tcPr>
            <w:tcW w:w="2331" w:type="dxa"/>
            <w:vAlign w:val="center"/>
          </w:tcPr>
          <w:p w14:paraId="58B86CF7" w14:textId="77777777" w:rsidR="00300F3E" w:rsidRDefault="00300F3E" w:rsidP="00367F6B">
            <w:pPr>
              <w:ind w:firstLine="0"/>
              <w:jc w:val="center"/>
              <w:rPr>
                <w:rFonts w:ascii="宋体" w:hAnsi="宋体" w:cs="宋体"/>
              </w:rPr>
            </w:pPr>
            <w:r>
              <w:rPr>
                <w:rFonts w:ascii="宋体" w:hAnsi="宋体" w:cs="宋体" w:hint="eastAsia"/>
              </w:rPr>
              <w:t>地址分配</w:t>
            </w:r>
          </w:p>
        </w:tc>
        <w:tc>
          <w:tcPr>
            <w:tcW w:w="2331" w:type="dxa"/>
            <w:vAlign w:val="center"/>
          </w:tcPr>
          <w:p w14:paraId="363926C2" w14:textId="77777777" w:rsidR="00300F3E" w:rsidRDefault="00300F3E" w:rsidP="00367F6B">
            <w:pPr>
              <w:ind w:firstLine="0"/>
              <w:jc w:val="center"/>
              <w:rPr>
                <w:rFonts w:ascii="宋体" w:hAnsi="宋体" w:cs="宋体"/>
              </w:rPr>
            </w:pPr>
            <w:r>
              <w:rPr>
                <w:rFonts w:ascii="宋体" w:hAnsi="宋体" w:cs="宋体" w:hint="eastAsia"/>
              </w:rPr>
              <w:t>功能描述</w:t>
            </w:r>
          </w:p>
        </w:tc>
      </w:tr>
      <w:tr w:rsidR="00300F3E" w14:paraId="1B4B42B1" w14:textId="77777777" w:rsidTr="00367F6B">
        <w:tc>
          <w:tcPr>
            <w:tcW w:w="2330" w:type="dxa"/>
            <w:vAlign w:val="center"/>
          </w:tcPr>
          <w:p w14:paraId="4EE13743" w14:textId="77777777" w:rsidR="00300F3E" w:rsidRDefault="00300F3E" w:rsidP="00367F6B">
            <w:pPr>
              <w:ind w:firstLine="0"/>
              <w:jc w:val="center"/>
              <w:rPr>
                <w:rFonts w:ascii="宋体" w:hAnsi="宋体" w:cs="宋体"/>
              </w:rPr>
            </w:pPr>
            <w:r>
              <w:rPr>
                <w:rFonts w:ascii="宋体" w:hAnsi="宋体" w:cs="宋体" w:hint="eastAsia"/>
              </w:rPr>
              <w:t>Host</w:t>
            </w:r>
          </w:p>
        </w:tc>
        <w:tc>
          <w:tcPr>
            <w:tcW w:w="2330" w:type="dxa"/>
            <w:vAlign w:val="center"/>
          </w:tcPr>
          <w:p w14:paraId="3111EF24" w14:textId="77777777" w:rsidR="00300F3E" w:rsidRDefault="00300F3E" w:rsidP="00367F6B">
            <w:pPr>
              <w:ind w:firstLine="0"/>
              <w:jc w:val="center"/>
              <w:rPr>
                <w:rFonts w:ascii="宋体" w:hAnsi="宋体" w:cs="宋体"/>
              </w:rPr>
            </w:pPr>
            <w:r>
              <w:rPr>
                <w:rFonts w:ascii="宋体" w:hAnsi="宋体" w:cs="宋体" w:hint="eastAsia"/>
              </w:rPr>
              <w:t>EBOOL</w:t>
            </w:r>
          </w:p>
        </w:tc>
        <w:tc>
          <w:tcPr>
            <w:tcW w:w="2331" w:type="dxa"/>
            <w:vAlign w:val="center"/>
          </w:tcPr>
          <w:p w14:paraId="180FFDD7" w14:textId="77777777" w:rsidR="00300F3E" w:rsidRDefault="00300F3E" w:rsidP="00367F6B">
            <w:pPr>
              <w:ind w:firstLine="0"/>
              <w:jc w:val="center"/>
              <w:rPr>
                <w:rFonts w:ascii="宋体" w:hAnsi="宋体" w:cs="宋体"/>
              </w:rPr>
            </w:pPr>
            <w:r>
              <w:rPr>
                <w:rFonts w:ascii="宋体" w:hAnsi="宋体" w:cs="宋体" w:hint="eastAsia"/>
              </w:rPr>
              <w:t>%I0.2.11</w:t>
            </w:r>
          </w:p>
        </w:tc>
        <w:tc>
          <w:tcPr>
            <w:tcW w:w="2331" w:type="dxa"/>
            <w:vAlign w:val="center"/>
          </w:tcPr>
          <w:p w14:paraId="3889D8B4" w14:textId="77777777" w:rsidR="00300F3E" w:rsidRDefault="00300F3E" w:rsidP="00367F6B">
            <w:pPr>
              <w:ind w:firstLine="0"/>
              <w:jc w:val="center"/>
              <w:rPr>
                <w:rFonts w:ascii="宋体" w:hAnsi="宋体" w:cs="宋体"/>
              </w:rPr>
            </w:pPr>
            <w:r>
              <w:rPr>
                <w:rFonts w:ascii="宋体" w:hAnsi="宋体" w:cs="宋体" w:hint="eastAsia"/>
              </w:rPr>
              <w:t>主人按键按下时，黄灯亮，通知门卫切断报警系统</w:t>
            </w:r>
          </w:p>
        </w:tc>
      </w:tr>
      <w:tr w:rsidR="00300F3E" w14:paraId="4CE0235E" w14:textId="77777777" w:rsidTr="00367F6B">
        <w:tc>
          <w:tcPr>
            <w:tcW w:w="2330" w:type="dxa"/>
            <w:vAlign w:val="center"/>
          </w:tcPr>
          <w:p w14:paraId="314A36DA" w14:textId="77777777" w:rsidR="00300F3E" w:rsidRDefault="00300F3E" w:rsidP="00367F6B">
            <w:pPr>
              <w:ind w:firstLine="0"/>
              <w:jc w:val="center"/>
              <w:rPr>
                <w:rFonts w:ascii="宋体" w:hAnsi="宋体" w:cs="宋体"/>
              </w:rPr>
            </w:pPr>
            <w:r>
              <w:rPr>
                <w:rFonts w:ascii="宋体" w:hAnsi="宋体" w:cs="宋体" w:hint="eastAsia"/>
              </w:rPr>
              <w:t>Input1</w:t>
            </w:r>
          </w:p>
        </w:tc>
        <w:tc>
          <w:tcPr>
            <w:tcW w:w="2330" w:type="dxa"/>
            <w:vAlign w:val="center"/>
          </w:tcPr>
          <w:p w14:paraId="072705AB" w14:textId="77777777" w:rsidR="00300F3E" w:rsidRDefault="00300F3E" w:rsidP="00367F6B">
            <w:pPr>
              <w:ind w:firstLine="0"/>
              <w:jc w:val="center"/>
              <w:rPr>
                <w:rFonts w:ascii="宋体" w:hAnsi="宋体" w:cs="宋体"/>
              </w:rPr>
            </w:pPr>
            <w:r>
              <w:rPr>
                <w:rFonts w:ascii="宋体" w:hAnsi="宋体" w:cs="宋体" w:hint="eastAsia"/>
              </w:rPr>
              <w:t>EBOOL</w:t>
            </w:r>
          </w:p>
        </w:tc>
        <w:tc>
          <w:tcPr>
            <w:tcW w:w="2331" w:type="dxa"/>
            <w:vAlign w:val="center"/>
          </w:tcPr>
          <w:p w14:paraId="7F1114A2" w14:textId="77777777" w:rsidR="00300F3E" w:rsidRDefault="00300F3E" w:rsidP="00367F6B">
            <w:pPr>
              <w:ind w:firstLine="0"/>
              <w:jc w:val="center"/>
              <w:rPr>
                <w:rFonts w:ascii="宋体" w:hAnsi="宋体" w:cs="宋体"/>
              </w:rPr>
            </w:pPr>
            <w:r>
              <w:rPr>
                <w:rFonts w:ascii="宋体" w:hAnsi="宋体" w:cs="宋体" w:hint="eastAsia"/>
              </w:rPr>
              <w:t>%I0.2.13</w:t>
            </w:r>
          </w:p>
        </w:tc>
        <w:tc>
          <w:tcPr>
            <w:tcW w:w="2331" w:type="dxa"/>
            <w:vAlign w:val="center"/>
          </w:tcPr>
          <w:p w14:paraId="4D518ECD" w14:textId="77777777" w:rsidR="00300F3E" w:rsidRDefault="00300F3E" w:rsidP="00367F6B">
            <w:pPr>
              <w:ind w:firstLine="0"/>
              <w:jc w:val="center"/>
              <w:rPr>
                <w:rFonts w:ascii="宋体" w:hAnsi="宋体" w:cs="宋体"/>
              </w:rPr>
            </w:pPr>
            <w:r>
              <w:rPr>
                <w:rFonts w:ascii="宋体" w:hAnsi="宋体" w:cs="宋体" w:hint="eastAsia"/>
              </w:rPr>
              <w:t>输入1用于接收光电门的输出信号</w:t>
            </w:r>
          </w:p>
        </w:tc>
      </w:tr>
      <w:tr w:rsidR="00300F3E" w14:paraId="327EC73E" w14:textId="77777777" w:rsidTr="00367F6B">
        <w:tc>
          <w:tcPr>
            <w:tcW w:w="2330" w:type="dxa"/>
            <w:vAlign w:val="center"/>
          </w:tcPr>
          <w:p w14:paraId="4DB99F45" w14:textId="77777777" w:rsidR="00300F3E" w:rsidRDefault="00300F3E" w:rsidP="00367F6B">
            <w:pPr>
              <w:ind w:firstLine="0"/>
              <w:jc w:val="center"/>
              <w:rPr>
                <w:rFonts w:ascii="宋体" w:hAnsi="宋体" w:cs="宋体"/>
              </w:rPr>
            </w:pPr>
            <w:r>
              <w:rPr>
                <w:rFonts w:ascii="宋体" w:hAnsi="宋体" w:cs="宋体" w:hint="eastAsia"/>
              </w:rPr>
              <w:t>Input2</w:t>
            </w:r>
          </w:p>
        </w:tc>
        <w:tc>
          <w:tcPr>
            <w:tcW w:w="2330" w:type="dxa"/>
            <w:vAlign w:val="center"/>
          </w:tcPr>
          <w:p w14:paraId="651FF6E7" w14:textId="77777777" w:rsidR="00300F3E" w:rsidRDefault="00300F3E" w:rsidP="00367F6B">
            <w:pPr>
              <w:ind w:firstLine="0"/>
              <w:jc w:val="center"/>
              <w:rPr>
                <w:rFonts w:ascii="宋体" w:hAnsi="宋体" w:cs="宋体"/>
              </w:rPr>
            </w:pPr>
            <w:r>
              <w:rPr>
                <w:rFonts w:ascii="宋体" w:hAnsi="宋体" w:cs="宋体" w:hint="eastAsia"/>
              </w:rPr>
              <w:t>EBOOL</w:t>
            </w:r>
          </w:p>
        </w:tc>
        <w:tc>
          <w:tcPr>
            <w:tcW w:w="2331" w:type="dxa"/>
            <w:vAlign w:val="center"/>
          </w:tcPr>
          <w:p w14:paraId="164FD7C8" w14:textId="77777777" w:rsidR="00300F3E" w:rsidRDefault="00300F3E" w:rsidP="00367F6B">
            <w:pPr>
              <w:ind w:firstLine="0"/>
              <w:jc w:val="center"/>
              <w:rPr>
                <w:rFonts w:ascii="宋体" w:hAnsi="宋体" w:cs="宋体"/>
              </w:rPr>
            </w:pPr>
            <w:r>
              <w:rPr>
                <w:rFonts w:ascii="宋体" w:hAnsi="宋体" w:cs="宋体" w:hint="eastAsia"/>
              </w:rPr>
              <w:t>%I0.2.14</w:t>
            </w:r>
          </w:p>
        </w:tc>
        <w:tc>
          <w:tcPr>
            <w:tcW w:w="2331" w:type="dxa"/>
            <w:vAlign w:val="center"/>
          </w:tcPr>
          <w:p w14:paraId="1015E1A9" w14:textId="77777777" w:rsidR="00300F3E" w:rsidRDefault="00300F3E" w:rsidP="00367F6B">
            <w:pPr>
              <w:ind w:firstLine="0"/>
              <w:jc w:val="center"/>
              <w:rPr>
                <w:rFonts w:ascii="宋体" w:hAnsi="宋体" w:cs="宋体"/>
              </w:rPr>
            </w:pPr>
            <w:r>
              <w:rPr>
                <w:rFonts w:ascii="宋体" w:hAnsi="宋体" w:cs="宋体" w:hint="eastAsia"/>
              </w:rPr>
              <w:t>输入2用于接收温度传感器的输出信号</w:t>
            </w:r>
          </w:p>
        </w:tc>
      </w:tr>
      <w:tr w:rsidR="00300F3E" w14:paraId="2F1DB11E" w14:textId="77777777" w:rsidTr="00367F6B">
        <w:tc>
          <w:tcPr>
            <w:tcW w:w="2330" w:type="dxa"/>
            <w:vAlign w:val="center"/>
          </w:tcPr>
          <w:p w14:paraId="44AE6DDD" w14:textId="77777777" w:rsidR="00300F3E" w:rsidRDefault="00300F3E" w:rsidP="00367F6B">
            <w:pPr>
              <w:ind w:firstLine="0"/>
              <w:jc w:val="center"/>
              <w:rPr>
                <w:rFonts w:ascii="宋体" w:hAnsi="宋体" w:cs="宋体"/>
              </w:rPr>
            </w:pPr>
            <w:r>
              <w:rPr>
                <w:rFonts w:ascii="宋体" w:hAnsi="宋体" w:cs="宋体" w:hint="eastAsia"/>
              </w:rPr>
              <w:t>Keeper</w:t>
            </w:r>
          </w:p>
        </w:tc>
        <w:tc>
          <w:tcPr>
            <w:tcW w:w="2330" w:type="dxa"/>
            <w:vAlign w:val="center"/>
          </w:tcPr>
          <w:p w14:paraId="72B9970A" w14:textId="77777777" w:rsidR="00300F3E" w:rsidRDefault="00300F3E" w:rsidP="00367F6B">
            <w:pPr>
              <w:ind w:firstLine="0"/>
              <w:jc w:val="center"/>
              <w:rPr>
                <w:rFonts w:ascii="宋体" w:hAnsi="宋体" w:cs="宋体"/>
              </w:rPr>
            </w:pPr>
            <w:r>
              <w:rPr>
                <w:rFonts w:ascii="宋体" w:hAnsi="宋体" w:cs="宋体" w:hint="eastAsia"/>
              </w:rPr>
              <w:t>EBOOL</w:t>
            </w:r>
          </w:p>
        </w:tc>
        <w:tc>
          <w:tcPr>
            <w:tcW w:w="2331" w:type="dxa"/>
            <w:vAlign w:val="center"/>
          </w:tcPr>
          <w:p w14:paraId="54E46014" w14:textId="77777777" w:rsidR="00300F3E" w:rsidRDefault="00300F3E" w:rsidP="00367F6B">
            <w:pPr>
              <w:ind w:firstLine="0"/>
              <w:jc w:val="center"/>
              <w:rPr>
                <w:rFonts w:ascii="宋体" w:hAnsi="宋体" w:cs="宋体"/>
              </w:rPr>
            </w:pPr>
            <w:r>
              <w:rPr>
                <w:rFonts w:ascii="宋体" w:hAnsi="宋体" w:cs="宋体" w:hint="eastAsia"/>
              </w:rPr>
              <w:t>%I0.2.10</w:t>
            </w:r>
          </w:p>
        </w:tc>
        <w:tc>
          <w:tcPr>
            <w:tcW w:w="2331" w:type="dxa"/>
            <w:vAlign w:val="center"/>
          </w:tcPr>
          <w:p w14:paraId="5846CC6F" w14:textId="77777777" w:rsidR="00300F3E" w:rsidRDefault="00300F3E" w:rsidP="00367F6B">
            <w:pPr>
              <w:ind w:firstLine="0"/>
              <w:jc w:val="center"/>
              <w:rPr>
                <w:rFonts w:ascii="宋体" w:hAnsi="宋体" w:cs="宋体"/>
              </w:rPr>
            </w:pPr>
            <w:r>
              <w:rPr>
                <w:rFonts w:ascii="宋体" w:hAnsi="宋体" w:cs="宋体" w:hint="eastAsia"/>
              </w:rPr>
              <w:t>门卫按钮用于切断或连接传感器报警系统</w:t>
            </w:r>
          </w:p>
        </w:tc>
      </w:tr>
      <w:tr w:rsidR="00300F3E" w14:paraId="7B149399" w14:textId="77777777" w:rsidTr="00367F6B">
        <w:tc>
          <w:tcPr>
            <w:tcW w:w="2330" w:type="dxa"/>
            <w:vAlign w:val="center"/>
          </w:tcPr>
          <w:p w14:paraId="212089DE" w14:textId="77777777" w:rsidR="00300F3E" w:rsidRDefault="00300F3E" w:rsidP="00367F6B">
            <w:pPr>
              <w:ind w:firstLine="0"/>
              <w:jc w:val="center"/>
              <w:rPr>
                <w:rFonts w:ascii="宋体" w:hAnsi="宋体" w:cs="宋体"/>
              </w:rPr>
            </w:pPr>
            <w:r>
              <w:rPr>
                <w:rFonts w:ascii="宋体" w:hAnsi="宋体" w:cs="宋体" w:hint="eastAsia"/>
              </w:rPr>
              <w:t>Light</w:t>
            </w:r>
          </w:p>
        </w:tc>
        <w:tc>
          <w:tcPr>
            <w:tcW w:w="2330" w:type="dxa"/>
            <w:vAlign w:val="center"/>
          </w:tcPr>
          <w:p w14:paraId="7855C570" w14:textId="77777777" w:rsidR="00300F3E" w:rsidRDefault="00300F3E" w:rsidP="00367F6B">
            <w:pPr>
              <w:ind w:firstLine="0"/>
              <w:jc w:val="center"/>
              <w:rPr>
                <w:rFonts w:ascii="宋体" w:hAnsi="宋体" w:cs="宋体"/>
              </w:rPr>
            </w:pPr>
            <w:r>
              <w:rPr>
                <w:rFonts w:ascii="宋体" w:hAnsi="宋体" w:cs="宋体" w:hint="eastAsia"/>
              </w:rPr>
              <w:t>EBOOL</w:t>
            </w:r>
          </w:p>
        </w:tc>
        <w:tc>
          <w:tcPr>
            <w:tcW w:w="2331" w:type="dxa"/>
            <w:vAlign w:val="center"/>
          </w:tcPr>
          <w:p w14:paraId="0D8457F2" w14:textId="77777777" w:rsidR="00300F3E" w:rsidRDefault="00300F3E" w:rsidP="00367F6B">
            <w:pPr>
              <w:ind w:firstLine="0"/>
              <w:jc w:val="center"/>
              <w:rPr>
                <w:rFonts w:ascii="宋体" w:hAnsi="宋体" w:cs="宋体"/>
              </w:rPr>
            </w:pPr>
            <w:r>
              <w:rPr>
                <w:rFonts w:ascii="宋体" w:hAnsi="宋体" w:cs="宋体" w:hint="eastAsia"/>
              </w:rPr>
              <w:t>%Q0.3.14</w:t>
            </w:r>
          </w:p>
        </w:tc>
        <w:tc>
          <w:tcPr>
            <w:tcW w:w="2331" w:type="dxa"/>
            <w:vAlign w:val="center"/>
          </w:tcPr>
          <w:p w14:paraId="292E94F0" w14:textId="77777777" w:rsidR="00300F3E" w:rsidRDefault="00300F3E" w:rsidP="00367F6B">
            <w:pPr>
              <w:ind w:firstLine="0"/>
              <w:jc w:val="center"/>
              <w:rPr>
                <w:rFonts w:ascii="宋体" w:hAnsi="宋体" w:cs="宋体"/>
              </w:rPr>
            </w:pPr>
            <w:r>
              <w:rPr>
                <w:rFonts w:ascii="宋体" w:hAnsi="宋体" w:cs="宋体" w:hint="eastAsia"/>
              </w:rPr>
              <w:t>指示灯用于主人向门卫传达可以放行的信息</w:t>
            </w:r>
          </w:p>
        </w:tc>
      </w:tr>
      <w:tr w:rsidR="00300F3E" w14:paraId="22526978" w14:textId="77777777" w:rsidTr="00367F6B">
        <w:tc>
          <w:tcPr>
            <w:tcW w:w="2330" w:type="dxa"/>
            <w:vAlign w:val="center"/>
          </w:tcPr>
          <w:p w14:paraId="5F6F61AC" w14:textId="77777777" w:rsidR="00300F3E" w:rsidRDefault="00300F3E" w:rsidP="00367F6B">
            <w:pPr>
              <w:ind w:firstLine="0"/>
              <w:jc w:val="center"/>
              <w:rPr>
                <w:rFonts w:ascii="宋体" w:hAnsi="宋体" w:cs="宋体"/>
              </w:rPr>
            </w:pPr>
            <w:proofErr w:type="spellStart"/>
            <w:r>
              <w:rPr>
                <w:rFonts w:ascii="宋体" w:hAnsi="宋体" w:cs="宋体" w:hint="eastAsia"/>
              </w:rPr>
              <w:t>Light_when_open</w:t>
            </w:r>
            <w:proofErr w:type="spellEnd"/>
          </w:p>
        </w:tc>
        <w:tc>
          <w:tcPr>
            <w:tcW w:w="2330" w:type="dxa"/>
            <w:vAlign w:val="center"/>
          </w:tcPr>
          <w:p w14:paraId="4F02DE86" w14:textId="77777777" w:rsidR="00300F3E" w:rsidRDefault="00300F3E" w:rsidP="00367F6B">
            <w:pPr>
              <w:ind w:firstLine="0"/>
              <w:jc w:val="center"/>
              <w:rPr>
                <w:rFonts w:ascii="宋体" w:hAnsi="宋体" w:cs="宋体"/>
              </w:rPr>
            </w:pPr>
            <w:r>
              <w:rPr>
                <w:rFonts w:ascii="宋体" w:hAnsi="宋体" w:cs="宋体" w:hint="eastAsia"/>
              </w:rPr>
              <w:t>EBOOL</w:t>
            </w:r>
          </w:p>
        </w:tc>
        <w:tc>
          <w:tcPr>
            <w:tcW w:w="2331" w:type="dxa"/>
            <w:vAlign w:val="center"/>
          </w:tcPr>
          <w:p w14:paraId="3C1F88C1" w14:textId="77777777" w:rsidR="00300F3E" w:rsidRDefault="00300F3E" w:rsidP="00367F6B">
            <w:pPr>
              <w:ind w:firstLine="0"/>
              <w:jc w:val="center"/>
              <w:rPr>
                <w:rFonts w:ascii="宋体" w:hAnsi="宋体" w:cs="宋体"/>
              </w:rPr>
            </w:pPr>
            <w:r>
              <w:rPr>
                <w:rFonts w:ascii="宋体" w:hAnsi="宋体" w:cs="宋体" w:hint="eastAsia"/>
              </w:rPr>
              <w:t>%Q0.3.13</w:t>
            </w:r>
          </w:p>
        </w:tc>
        <w:tc>
          <w:tcPr>
            <w:tcW w:w="2331" w:type="dxa"/>
            <w:vAlign w:val="center"/>
          </w:tcPr>
          <w:p w14:paraId="20CE384B" w14:textId="77777777" w:rsidR="00300F3E" w:rsidRDefault="00300F3E" w:rsidP="00367F6B">
            <w:pPr>
              <w:ind w:firstLine="0"/>
              <w:jc w:val="center"/>
              <w:rPr>
                <w:rFonts w:ascii="宋体" w:hAnsi="宋体" w:cs="宋体"/>
              </w:rPr>
            </w:pPr>
            <w:r>
              <w:rPr>
                <w:rFonts w:ascii="宋体" w:hAnsi="宋体" w:cs="宋体" w:hint="eastAsia"/>
              </w:rPr>
              <w:t>表示当密码输入正确时，室内灯光和风扇开启（模拟开门）</w:t>
            </w:r>
          </w:p>
        </w:tc>
      </w:tr>
      <w:tr w:rsidR="00300F3E" w14:paraId="0E3F5A64" w14:textId="77777777" w:rsidTr="00367F6B">
        <w:tc>
          <w:tcPr>
            <w:tcW w:w="2330" w:type="dxa"/>
            <w:vAlign w:val="center"/>
          </w:tcPr>
          <w:p w14:paraId="4EA4DA5D" w14:textId="77777777" w:rsidR="00300F3E" w:rsidRDefault="00300F3E" w:rsidP="00367F6B">
            <w:pPr>
              <w:ind w:firstLine="0"/>
              <w:jc w:val="center"/>
              <w:rPr>
                <w:rFonts w:ascii="宋体" w:hAnsi="宋体" w:cs="宋体"/>
              </w:rPr>
            </w:pPr>
            <w:r>
              <w:rPr>
                <w:rFonts w:ascii="宋体" w:hAnsi="宋体" w:cs="宋体" w:hint="eastAsia"/>
              </w:rPr>
              <w:t>Output1</w:t>
            </w:r>
          </w:p>
        </w:tc>
        <w:tc>
          <w:tcPr>
            <w:tcW w:w="2330" w:type="dxa"/>
            <w:vAlign w:val="center"/>
          </w:tcPr>
          <w:p w14:paraId="2559FD59" w14:textId="77777777" w:rsidR="00300F3E" w:rsidRDefault="00300F3E" w:rsidP="00367F6B">
            <w:pPr>
              <w:ind w:firstLine="0"/>
              <w:jc w:val="center"/>
              <w:rPr>
                <w:rFonts w:ascii="宋体" w:hAnsi="宋体" w:cs="宋体"/>
              </w:rPr>
            </w:pPr>
            <w:r>
              <w:rPr>
                <w:rFonts w:ascii="宋体" w:hAnsi="宋体" w:cs="宋体" w:hint="eastAsia"/>
              </w:rPr>
              <w:t>EBOOL</w:t>
            </w:r>
          </w:p>
        </w:tc>
        <w:tc>
          <w:tcPr>
            <w:tcW w:w="2331" w:type="dxa"/>
            <w:vAlign w:val="center"/>
          </w:tcPr>
          <w:p w14:paraId="085917D3" w14:textId="77777777" w:rsidR="00300F3E" w:rsidRDefault="00300F3E" w:rsidP="00367F6B">
            <w:pPr>
              <w:ind w:firstLine="0"/>
              <w:jc w:val="center"/>
              <w:rPr>
                <w:rFonts w:ascii="宋体" w:hAnsi="宋体" w:cs="宋体"/>
              </w:rPr>
            </w:pPr>
            <w:r>
              <w:rPr>
                <w:rFonts w:ascii="宋体" w:hAnsi="宋体" w:cs="宋体" w:hint="eastAsia"/>
              </w:rPr>
              <w:t>%Q0.3.12</w:t>
            </w:r>
          </w:p>
        </w:tc>
        <w:tc>
          <w:tcPr>
            <w:tcW w:w="2331" w:type="dxa"/>
            <w:vAlign w:val="center"/>
          </w:tcPr>
          <w:p w14:paraId="5CF3C0FC" w14:textId="77777777" w:rsidR="00300F3E" w:rsidRDefault="00300F3E" w:rsidP="00367F6B">
            <w:pPr>
              <w:ind w:firstLine="0"/>
              <w:jc w:val="center"/>
              <w:rPr>
                <w:rFonts w:ascii="宋体" w:hAnsi="宋体" w:cs="宋体"/>
              </w:rPr>
            </w:pPr>
            <w:r>
              <w:rPr>
                <w:rFonts w:ascii="宋体" w:hAnsi="宋体" w:cs="宋体" w:hint="eastAsia"/>
              </w:rPr>
              <w:t>输出表示警铃的工作状态</w:t>
            </w:r>
          </w:p>
        </w:tc>
      </w:tr>
      <w:tr w:rsidR="00300F3E" w14:paraId="62E9A966" w14:textId="77777777" w:rsidTr="00367F6B">
        <w:tc>
          <w:tcPr>
            <w:tcW w:w="2330" w:type="dxa"/>
            <w:vAlign w:val="center"/>
          </w:tcPr>
          <w:p w14:paraId="2F7B75D0" w14:textId="77777777" w:rsidR="00300F3E" w:rsidRDefault="00300F3E" w:rsidP="00367F6B">
            <w:pPr>
              <w:ind w:firstLine="0"/>
              <w:jc w:val="center"/>
              <w:rPr>
                <w:rFonts w:ascii="宋体" w:hAnsi="宋体" w:cs="宋体"/>
              </w:rPr>
            </w:pPr>
            <w:proofErr w:type="spellStart"/>
            <w:r>
              <w:rPr>
                <w:rFonts w:ascii="宋体" w:hAnsi="宋体" w:cs="宋体" w:hint="eastAsia"/>
              </w:rPr>
              <w:t>yjbj</w:t>
            </w:r>
            <w:proofErr w:type="spellEnd"/>
          </w:p>
        </w:tc>
        <w:tc>
          <w:tcPr>
            <w:tcW w:w="2330" w:type="dxa"/>
            <w:vAlign w:val="center"/>
          </w:tcPr>
          <w:p w14:paraId="2E636AFB" w14:textId="77777777" w:rsidR="00300F3E" w:rsidRDefault="00300F3E" w:rsidP="00367F6B">
            <w:pPr>
              <w:ind w:firstLine="0"/>
              <w:jc w:val="center"/>
              <w:rPr>
                <w:rFonts w:ascii="宋体" w:hAnsi="宋体" w:cs="宋体"/>
              </w:rPr>
            </w:pPr>
            <w:r>
              <w:rPr>
                <w:rFonts w:ascii="宋体" w:hAnsi="宋体" w:cs="宋体" w:hint="eastAsia"/>
              </w:rPr>
              <w:t>EBOOL</w:t>
            </w:r>
          </w:p>
        </w:tc>
        <w:tc>
          <w:tcPr>
            <w:tcW w:w="2331" w:type="dxa"/>
            <w:vAlign w:val="center"/>
          </w:tcPr>
          <w:p w14:paraId="370BDE6D" w14:textId="77777777" w:rsidR="00300F3E" w:rsidRDefault="00300F3E" w:rsidP="00367F6B">
            <w:pPr>
              <w:ind w:firstLine="0"/>
              <w:jc w:val="center"/>
              <w:rPr>
                <w:rFonts w:ascii="宋体" w:hAnsi="宋体" w:cs="宋体"/>
              </w:rPr>
            </w:pPr>
            <w:r>
              <w:rPr>
                <w:rFonts w:ascii="宋体" w:hAnsi="宋体" w:cs="宋体" w:hint="eastAsia"/>
              </w:rPr>
              <w:t>%I0.2.12</w:t>
            </w:r>
          </w:p>
        </w:tc>
        <w:tc>
          <w:tcPr>
            <w:tcW w:w="2331" w:type="dxa"/>
            <w:vAlign w:val="center"/>
          </w:tcPr>
          <w:p w14:paraId="5D60BAC3" w14:textId="77777777" w:rsidR="00300F3E" w:rsidRDefault="00300F3E" w:rsidP="00367F6B">
            <w:pPr>
              <w:ind w:firstLine="0"/>
              <w:jc w:val="center"/>
              <w:rPr>
                <w:rFonts w:ascii="宋体" w:hAnsi="宋体" w:cs="宋体"/>
              </w:rPr>
            </w:pPr>
            <w:r>
              <w:rPr>
                <w:rFonts w:ascii="宋体" w:hAnsi="宋体" w:cs="宋体" w:hint="eastAsia"/>
              </w:rPr>
              <w:t>一键报警键可以让门卫在任何突发状况下报警，包括传感器系统被切断时</w:t>
            </w:r>
          </w:p>
        </w:tc>
      </w:tr>
    </w:tbl>
    <w:p w14:paraId="391490BC" w14:textId="77777777" w:rsidR="00D875E2" w:rsidRPr="0077432E" w:rsidRDefault="00D875E2" w:rsidP="0077432E">
      <w:pPr>
        <w:pStyle w:val="20"/>
      </w:pPr>
      <w:bookmarkStart w:id="88" w:name="_Toc530340564"/>
      <w:r w:rsidRPr="0077432E">
        <w:rPr>
          <w:rFonts w:hint="eastAsia"/>
        </w:rPr>
        <w:t>流程逻辑</w:t>
      </w:r>
      <w:bookmarkEnd w:id="87"/>
      <w:bookmarkEnd w:id="88"/>
    </w:p>
    <w:p w14:paraId="65015E9A" w14:textId="77777777" w:rsidR="00767BFF" w:rsidRPr="00767BFF" w:rsidRDefault="00767BFF" w:rsidP="00300F3E">
      <w:pPr>
        <w:jc w:val="center"/>
        <w:rPr>
          <w:ins w:id="89" w:author="赵 子文" w:date="2018-11-15T23:13:00Z"/>
        </w:rPr>
      </w:pPr>
      <w:ins w:id="90" w:author="赵 子文" w:date="2018-11-15T23:13:00Z">
        <w:r>
          <w:rPr>
            <w:rFonts w:hint="eastAsia"/>
          </w:rPr>
          <w:t>如下表所示：</w:t>
        </w:r>
      </w:ins>
    </w:p>
    <w:tbl>
      <w:tblPr>
        <w:tblW w:w="6420" w:type="dxa"/>
        <w:tblInd w:w="113" w:type="dxa"/>
        <w:tblLook w:val="04A0" w:firstRow="1" w:lastRow="0" w:firstColumn="1" w:lastColumn="0" w:noHBand="0" w:noVBand="1"/>
      </w:tblPr>
      <w:tblGrid>
        <w:gridCol w:w="436"/>
        <w:gridCol w:w="2240"/>
        <w:gridCol w:w="330"/>
        <w:gridCol w:w="330"/>
        <w:gridCol w:w="348"/>
        <w:gridCol w:w="348"/>
        <w:gridCol w:w="425"/>
        <w:gridCol w:w="425"/>
        <w:gridCol w:w="348"/>
        <w:gridCol w:w="348"/>
        <w:gridCol w:w="348"/>
        <w:gridCol w:w="348"/>
        <w:gridCol w:w="348"/>
        <w:gridCol w:w="348"/>
      </w:tblGrid>
      <w:tr w:rsidR="00767BFF" w:rsidRPr="00767BFF" w14:paraId="20110BFA" w14:textId="77777777" w:rsidTr="00767BFF">
        <w:trPr>
          <w:trHeight w:val="285"/>
          <w:ins w:id="91" w:author="赵 子文" w:date="2018-11-15T23:13:00Z"/>
        </w:trPr>
        <w:tc>
          <w:tcPr>
            <w:tcW w:w="400" w:type="dxa"/>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14:paraId="00971FC7" w14:textId="77777777" w:rsidR="00767BFF" w:rsidRPr="00767BFF" w:rsidRDefault="00767BFF" w:rsidP="00300F3E">
            <w:pPr>
              <w:keepNext w:val="0"/>
              <w:spacing w:line="240" w:lineRule="auto"/>
              <w:ind w:firstLine="0"/>
              <w:jc w:val="center"/>
              <w:rPr>
                <w:ins w:id="92" w:author="赵 子文" w:date="2018-11-15T23:13:00Z"/>
                <w:rFonts w:ascii="等线" w:eastAsia="等线" w:hAnsi="等线" w:cs="宋体"/>
                <w:color w:val="000000"/>
                <w:sz w:val="22"/>
                <w:szCs w:val="22"/>
              </w:rPr>
            </w:pPr>
            <w:ins w:id="93" w:author="赵 子文" w:date="2018-11-15T23:13:00Z">
              <w:r w:rsidRPr="00767BFF">
                <w:rPr>
                  <w:rFonts w:ascii="等线" w:eastAsia="等线" w:hAnsi="等线" w:cs="宋体" w:hint="eastAsia"/>
                  <w:color w:val="000000"/>
                  <w:sz w:val="22"/>
                  <w:szCs w:val="22"/>
                </w:rPr>
                <w:t>条</w:t>
              </w:r>
              <w:r w:rsidRPr="00767BFF">
                <w:rPr>
                  <w:rFonts w:ascii="等线" w:eastAsia="等线" w:hAnsi="等线" w:cs="宋体" w:hint="eastAsia"/>
                  <w:color w:val="000000"/>
                  <w:sz w:val="22"/>
                  <w:szCs w:val="22"/>
                </w:rPr>
                <w:br/>
                <w:t>件</w:t>
              </w:r>
            </w:ins>
          </w:p>
        </w:tc>
        <w:tc>
          <w:tcPr>
            <w:tcW w:w="2240" w:type="dxa"/>
            <w:tcBorders>
              <w:top w:val="single" w:sz="4" w:space="0" w:color="auto"/>
              <w:left w:val="nil"/>
              <w:bottom w:val="single" w:sz="4" w:space="0" w:color="auto"/>
              <w:right w:val="single" w:sz="4" w:space="0" w:color="auto"/>
            </w:tcBorders>
            <w:shd w:val="clear" w:color="000000" w:fill="DDEBF7"/>
            <w:noWrap/>
            <w:vAlign w:val="center"/>
            <w:hideMark/>
          </w:tcPr>
          <w:p w14:paraId="40AAC300" w14:textId="77777777" w:rsidR="00767BFF" w:rsidRPr="00767BFF" w:rsidRDefault="00767BFF" w:rsidP="00300F3E">
            <w:pPr>
              <w:keepNext w:val="0"/>
              <w:spacing w:line="240" w:lineRule="auto"/>
              <w:ind w:firstLine="0"/>
              <w:jc w:val="center"/>
              <w:rPr>
                <w:ins w:id="94" w:author="赵 子文" w:date="2018-11-15T23:13:00Z"/>
                <w:rFonts w:ascii="等线" w:eastAsia="等线" w:hAnsi="等线" w:cs="宋体"/>
                <w:color w:val="000000"/>
                <w:sz w:val="22"/>
                <w:szCs w:val="22"/>
              </w:rPr>
            </w:pPr>
            <w:ins w:id="95" w:author="赵 子文" w:date="2018-11-15T23:13:00Z">
              <w:r w:rsidRPr="00767BFF">
                <w:rPr>
                  <w:rFonts w:ascii="等线" w:eastAsia="等线" w:hAnsi="等线" w:cs="宋体" w:hint="eastAsia"/>
                  <w:color w:val="000000"/>
                  <w:sz w:val="22"/>
                  <w:szCs w:val="22"/>
                </w:rPr>
                <w:t>正确输入密码</w:t>
              </w:r>
            </w:ins>
          </w:p>
        </w:tc>
        <w:tc>
          <w:tcPr>
            <w:tcW w:w="300" w:type="dxa"/>
            <w:tcBorders>
              <w:top w:val="single" w:sz="4" w:space="0" w:color="auto"/>
              <w:left w:val="nil"/>
              <w:bottom w:val="single" w:sz="4" w:space="0" w:color="auto"/>
              <w:right w:val="single" w:sz="4" w:space="0" w:color="auto"/>
            </w:tcBorders>
            <w:shd w:val="clear" w:color="000000" w:fill="BDD7EE"/>
            <w:noWrap/>
            <w:vAlign w:val="center"/>
            <w:hideMark/>
          </w:tcPr>
          <w:p w14:paraId="7207A932" w14:textId="77777777" w:rsidR="00767BFF" w:rsidRPr="00767BFF" w:rsidRDefault="00767BFF" w:rsidP="00300F3E">
            <w:pPr>
              <w:keepNext w:val="0"/>
              <w:spacing w:line="240" w:lineRule="auto"/>
              <w:ind w:firstLine="0"/>
              <w:jc w:val="center"/>
              <w:rPr>
                <w:ins w:id="96" w:author="赵 子文" w:date="2018-11-15T23:13:00Z"/>
                <w:rFonts w:ascii="等线" w:eastAsia="等线" w:hAnsi="等线" w:cs="宋体"/>
                <w:color w:val="000000"/>
                <w:sz w:val="22"/>
                <w:szCs w:val="22"/>
              </w:rPr>
            </w:pPr>
            <w:ins w:id="97" w:author="赵 子文" w:date="2018-11-15T23:13:00Z">
              <w:r w:rsidRPr="00767BFF">
                <w:rPr>
                  <w:rFonts w:ascii="等线" w:eastAsia="等线" w:hAnsi="等线" w:cs="宋体" w:hint="eastAsia"/>
                  <w:color w:val="000000"/>
                  <w:sz w:val="22"/>
                  <w:szCs w:val="22"/>
                </w:rPr>
                <w:t>T</w:t>
              </w:r>
            </w:ins>
          </w:p>
        </w:tc>
        <w:tc>
          <w:tcPr>
            <w:tcW w:w="300" w:type="dxa"/>
            <w:tcBorders>
              <w:top w:val="single" w:sz="4" w:space="0" w:color="auto"/>
              <w:left w:val="nil"/>
              <w:bottom w:val="single" w:sz="4" w:space="0" w:color="auto"/>
              <w:right w:val="single" w:sz="4" w:space="0" w:color="auto"/>
            </w:tcBorders>
            <w:shd w:val="clear" w:color="000000" w:fill="BDD7EE"/>
            <w:noWrap/>
            <w:vAlign w:val="center"/>
            <w:hideMark/>
          </w:tcPr>
          <w:p w14:paraId="2AF2D26F" w14:textId="77777777" w:rsidR="00767BFF" w:rsidRPr="00767BFF" w:rsidRDefault="00767BFF" w:rsidP="00300F3E">
            <w:pPr>
              <w:keepNext w:val="0"/>
              <w:spacing w:line="240" w:lineRule="auto"/>
              <w:ind w:firstLine="0"/>
              <w:jc w:val="center"/>
              <w:rPr>
                <w:ins w:id="98" w:author="赵 子文" w:date="2018-11-15T23:13:00Z"/>
                <w:rFonts w:ascii="等线" w:eastAsia="等线" w:hAnsi="等线" w:cs="宋体"/>
                <w:color w:val="000000"/>
                <w:sz w:val="22"/>
                <w:szCs w:val="22"/>
              </w:rPr>
            </w:pPr>
            <w:ins w:id="99" w:author="赵 子文" w:date="2018-11-15T23:13:00Z">
              <w:r w:rsidRPr="00767BFF">
                <w:rPr>
                  <w:rFonts w:ascii="等线" w:eastAsia="等线" w:hAnsi="等线" w:cs="宋体" w:hint="eastAsia"/>
                  <w:color w:val="000000"/>
                  <w:sz w:val="22"/>
                  <w:szCs w:val="22"/>
                </w:rPr>
                <w:t>T</w:t>
              </w:r>
            </w:ins>
          </w:p>
        </w:tc>
        <w:tc>
          <w:tcPr>
            <w:tcW w:w="320" w:type="dxa"/>
            <w:tcBorders>
              <w:top w:val="single" w:sz="4" w:space="0" w:color="auto"/>
              <w:left w:val="nil"/>
              <w:bottom w:val="single" w:sz="4" w:space="0" w:color="auto"/>
              <w:right w:val="single" w:sz="4" w:space="0" w:color="auto"/>
            </w:tcBorders>
            <w:shd w:val="clear" w:color="000000" w:fill="BDD7EE"/>
            <w:noWrap/>
            <w:vAlign w:val="center"/>
            <w:hideMark/>
          </w:tcPr>
          <w:p w14:paraId="407FBC20" w14:textId="77777777" w:rsidR="00767BFF" w:rsidRPr="00767BFF" w:rsidRDefault="00767BFF" w:rsidP="00300F3E">
            <w:pPr>
              <w:keepNext w:val="0"/>
              <w:spacing w:line="240" w:lineRule="auto"/>
              <w:ind w:firstLine="0"/>
              <w:jc w:val="center"/>
              <w:rPr>
                <w:ins w:id="100" w:author="赵 子文" w:date="2018-11-15T23:13:00Z"/>
                <w:rFonts w:ascii="等线" w:eastAsia="等线" w:hAnsi="等线" w:cs="宋体"/>
                <w:color w:val="000000"/>
                <w:sz w:val="22"/>
                <w:szCs w:val="22"/>
              </w:rPr>
            </w:pPr>
            <w:ins w:id="101" w:author="赵 子文" w:date="2018-11-15T23:13:00Z">
              <w:r w:rsidRPr="00767BFF">
                <w:rPr>
                  <w:rFonts w:ascii="等线" w:eastAsia="等线" w:hAnsi="等线" w:cs="宋体" w:hint="eastAsia"/>
                  <w:color w:val="000000"/>
                  <w:sz w:val="22"/>
                  <w:szCs w:val="22"/>
                </w:rPr>
                <w:t>T</w:t>
              </w:r>
            </w:ins>
          </w:p>
        </w:tc>
        <w:tc>
          <w:tcPr>
            <w:tcW w:w="300" w:type="dxa"/>
            <w:tcBorders>
              <w:top w:val="single" w:sz="4" w:space="0" w:color="auto"/>
              <w:left w:val="nil"/>
              <w:bottom w:val="single" w:sz="4" w:space="0" w:color="auto"/>
              <w:right w:val="single" w:sz="4" w:space="0" w:color="auto"/>
            </w:tcBorders>
            <w:shd w:val="clear" w:color="000000" w:fill="BDD7EE"/>
            <w:noWrap/>
            <w:vAlign w:val="center"/>
            <w:hideMark/>
          </w:tcPr>
          <w:p w14:paraId="7F60DC41" w14:textId="77777777" w:rsidR="00767BFF" w:rsidRPr="00767BFF" w:rsidRDefault="00767BFF" w:rsidP="00300F3E">
            <w:pPr>
              <w:keepNext w:val="0"/>
              <w:spacing w:line="240" w:lineRule="auto"/>
              <w:ind w:firstLine="0"/>
              <w:jc w:val="center"/>
              <w:rPr>
                <w:ins w:id="102" w:author="赵 子文" w:date="2018-11-15T23:13:00Z"/>
                <w:rFonts w:ascii="等线" w:eastAsia="等线" w:hAnsi="等线" w:cs="宋体"/>
                <w:color w:val="000000"/>
                <w:sz w:val="22"/>
                <w:szCs w:val="22"/>
              </w:rPr>
            </w:pPr>
            <w:ins w:id="103" w:author="赵 子文" w:date="2018-11-15T23:13:00Z">
              <w:r w:rsidRPr="00767BFF">
                <w:rPr>
                  <w:rFonts w:ascii="等线" w:eastAsia="等线" w:hAnsi="等线" w:cs="宋体" w:hint="eastAsia"/>
                  <w:color w:val="000000"/>
                  <w:sz w:val="22"/>
                  <w:szCs w:val="22"/>
                </w:rPr>
                <w:t>T</w:t>
              </w:r>
            </w:ins>
          </w:p>
        </w:tc>
        <w:tc>
          <w:tcPr>
            <w:tcW w:w="320" w:type="dxa"/>
            <w:tcBorders>
              <w:top w:val="single" w:sz="4" w:space="0" w:color="auto"/>
              <w:left w:val="nil"/>
              <w:bottom w:val="single" w:sz="4" w:space="0" w:color="auto"/>
              <w:right w:val="single" w:sz="4" w:space="0" w:color="auto"/>
            </w:tcBorders>
            <w:shd w:val="clear" w:color="000000" w:fill="BDD7EE"/>
            <w:noWrap/>
            <w:vAlign w:val="center"/>
            <w:hideMark/>
          </w:tcPr>
          <w:p w14:paraId="41EEB880" w14:textId="77777777" w:rsidR="00767BFF" w:rsidRPr="00767BFF" w:rsidRDefault="00767BFF" w:rsidP="00300F3E">
            <w:pPr>
              <w:keepNext w:val="0"/>
              <w:spacing w:line="240" w:lineRule="auto"/>
              <w:ind w:firstLine="0"/>
              <w:jc w:val="center"/>
              <w:rPr>
                <w:ins w:id="104" w:author="赵 子文" w:date="2018-11-15T23:13:00Z"/>
                <w:rFonts w:ascii="等线" w:eastAsia="等线" w:hAnsi="等线" w:cs="宋体"/>
                <w:color w:val="000000"/>
                <w:sz w:val="22"/>
                <w:szCs w:val="22"/>
              </w:rPr>
            </w:pPr>
            <w:ins w:id="105" w:author="赵 子文" w:date="2018-11-15T23:13:00Z">
              <w:r w:rsidRPr="00767BFF">
                <w:rPr>
                  <w:rFonts w:ascii="等线" w:eastAsia="等线" w:hAnsi="等线" w:cs="宋体" w:hint="eastAsia"/>
                  <w:color w:val="000000"/>
                  <w:sz w:val="22"/>
                  <w:szCs w:val="22"/>
                </w:rPr>
                <w:t>F</w:t>
              </w:r>
            </w:ins>
          </w:p>
        </w:tc>
        <w:tc>
          <w:tcPr>
            <w:tcW w:w="320" w:type="dxa"/>
            <w:tcBorders>
              <w:top w:val="single" w:sz="4" w:space="0" w:color="auto"/>
              <w:left w:val="nil"/>
              <w:bottom w:val="single" w:sz="4" w:space="0" w:color="auto"/>
              <w:right w:val="single" w:sz="4" w:space="0" w:color="auto"/>
            </w:tcBorders>
            <w:shd w:val="clear" w:color="000000" w:fill="BDD7EE"/>
            <w:noWrap/>
            <w:vAlign w:val="center"/>
            <w:hideMark/>
          </w:tcPr>
          <w:p w14:paraId="7E28EF52" w14:textId="77777777" w:rsidR="00767BFF" w:rsidRPr="00767BFF" w:rsidRDefault="00767BFF" w:rsidP="00300F3E">
            <w:pPr>
              <w:keepNext w:val="0"/>
              <w:spacing w:line="240" w:lineRule="auto"/>
              <w:ind w:firstLine="0"/>
              <w:jc w:val="center"/>
              <w:rPr>
                <w:ins w:id="106" w:author="赵 子文" w:date="2018-11-15T23:13:00Z"/>
                <w:rFonts w:ascii="等线" w:eastAsia="等线" w:hAnsi="等线" w:cs="宋体"/>
                <w:color w:val="000000"/>
                <w:sz w:val="22"/>
                <w:szCs w:val="22"/>
              </w:rPr>
            </w:pPr>
            <w:ins w:id="107" w:author="赵 子文" w:date="2018-11-15T23:13:00Z">
              <w:r w:rsidRPr="00767BFF">
                <w:rPr>
                  <w:rFonts w:ascii="等线" w:eastAsia="等线" w:hAnsi="等线" w:cs="宋体" w:hint="eastAsia"/>
                  <w:color w:val="000000"/>
                  <w:sz w:val="22"/>
                  <w:szCs w:val="22"/>
                </w:rPr>
                <w:t>F</w:t>
              </w:r>
            </w:ins>
          </w:p>
        </w:tc>
        <w:tc>
          <w:tcPr>
            <w:tcW w:w="320" w:type="dxa"/>
            <w:tcBorders>
              <w:top w:val="single" w:sz="4" w:space="0" w:color="auto"/>
              <w:left w:val="nil"/>
              <w:bottom w:val="single" w:sz="4" w:space="0" w:color="auto"/>
              <w:right w:val="single" w:sz="4" w:space="0" w:color="auto"/>
            </w:tcBorders>
            <w:shd w:val="clear" w:color="000000" w:fill="BDD7EE"/>
            <w:noWrap/>
            <w:vAlign w:val="center"/>
            <w:hideMark/>
          </w:tcPr>
          <w:p w14:paraId="0372216B" w14:textId="77777777" w:rsidR="00767BFF" w:rsidRPr="00767BFF" w:rsidRDefault="00767BFF" w:rsidP="00300F3E">
            <w:pPr>
              <w:keepNext w:val="0"/>
              <w:spacing w:line="240" w:lineRule="auto"/>
              <w:ind w:firstLine="0"/>
              <w:jc w:val="center"/>
              <w:rPr>
                <w:ins w:id="108" w:author="赵 子文" w:date="2018-11-15T23:13:00Z"/>
                <w:rFonts w:ascii="等线" w:eastAsia="等线" w:hAnsi="等线" w:cs="宋体"/>
                <w:color w:val="000000"/>
                <w:sz w:val="22"/>
                <w:szCs w:val="22"/>
              </w:rPr>
            </w:pPr>
            <w:ins w:id="109" w:author="赵 子文" w:date="2018-11-15T23:13:00Z">
              <w:r w:rsidRPr="00767BFF">
                <w:rPr>
                  <w:rFonts w:ascii="等线" w:eastAsia="等线" w:hAnsi="等线" w:cs="宋体" w:hint="eastAsia"/>
                  <w:color w:val="000000"/>
                  <w:sz w:val="22"/>
                  <w:szCs w:val="22"/>
                </w:rPr>
                <w:t>F</w:t>
              </w:r>
            </w:ins>
          </w:p>
        </w:tc>
        <w:tc>
          <w:tcPr>
            <w:tcW w:w="320" w:type="dxa"/>
            <w:tcBorders>
              <w:top w:val="single" w:sz="4" w:space="0" w:color="auto"/>
              <w:left w:val="nil"/>
              <w:bottom w:val="single" w:sz="4" w:space="0" w:color="auto"/>
              <w:right w:val="single" w:sz="4" w:space="0" w:color="auto"/>
            </w:tcBorders>
            <w:shd w:val="clear" w:color="000000" w:fill="BDD7EE"/>
            <w:noWrap/>
            <w:vAlign w:val="center"/>
            <w:hideMark/>
          </w:tcPr>
          <w:p w14:paraId="4C78A677" w14:textId="77777777" w:rsidR="00767BFF" w:rsidRPr="00767BFF" w:rsidRDefault="00767BFF" w:rsidP="00300F3E">
            <w:pPr>
              <w:keepNext w:val="0"/>
              <w:spacing w:line="240" w:lineRule="auto"/>
              <w:ind w:firstLine="0"/>
              <w:jc w:val="center"/>
              <w:rPr>
                <w:ins w:id="110" w:author="赵 子文" w:date="2018-11-15T23:13:00Z"/>
                <w:rFonts w:ascii="等线" w:eastAsia="等线" w:hAnsi="等线" w:cs="宋体"/>
                <w:color w:val="000000"/>
                <w:sz w:val="22"/>
                <w:szCs w:val="22"/>
              </w:rPr>
            </w:pPr>
            <w:ins w:id="111" w:author="赵 子文" w:date="2018-11-15T23:13:00Z">
              <w:r w:rsidRPr="00767BFF">
                <w:rPr>
                  <w:rFonts w:ascii="等线" w:eastAsia="等线" w:hAnsi="等线" w:cs="宋体" w:hint="eastAsia"/>
                  <w:color w:val="000000"/>
                  <w:sz w:val="22"/>
                  <w:szCs w:val="22"/>
                </w:rPr>
                <w:t>F</w:t>
              </w:r>
            </w:ins>
          </w:p>
        </w:tc>
        <w:tc>
          <w:tcPr>
            <w:tcW w:w="320" w:type="dxa"/>
            <w:tcBorders>
              <w:top w:val="single" w:sz="4" w:space="0" w:color="auto"/>
              <w:left w:val="nil"/>
              <w:bottom w:val="single" w:sz="4" w:space="0" w:color="auto"/>
              <w:right w:val="single" w:sz="4" w:space="0" w:color="auto"/>
            </w:tcBorders>
            <w:shd w:val="clear" w:color="000000" w:fill="BDD7EE"/>
            <w:noWrap/>
            <w:vAlign w:val="center"/>
            <w:hideMark/>
          </w:tcPr>
          <w:p w14:paraId="4B96FD98" w14:textId="77777777" w:rsidR="00767BFF" w:rsidRPr="00767BFF" w:rsidRDefault="00767BFF" w:rsidP="00300F3E">
            <w:pPr>
              <w:keepNext w:val="0"/>
              <w:spacing w:line="240" w:lineRule="auto"/>
              <w:ind w:firstLine="0"/>
              <w:jc w:val="center"/>
              <w:rPr>
                <w:ins w:id="112" w:author="赵 子文" w:date="2018-11-15T23:13:00Z"/>
                <w:rFonts w:ascii="等线" w:eastAsia="等线" w:hAnsi="等线" w:cs="宋体"/>
                <w:color w:val="000000"/>
                <w:sz w:val="22"/>
                <w:szCs w:val="22"/>
              </w:rPr>
            </w:pPr>
            <w:ins w:id="113" w:author="赵 子文" w:date="2018-11-15T23:13:00Z">
              <w:r w:rsidRPr="00767BFF">
                <w:rPr>
                  <w:rFonts w:ascii="等线" w:eastAsia="等线" w:hAnsi="等线" w:cs="宋体" w:hint="eastAsia"/>
                  <w:color w:val="000000"/>
                  <w:sz w:val="22"/>
                  <w:szCs w:val="22"/>
                </w:rPr>
                <w:t>F</w:t>
              </w:r>
            </w:ins>
          </w:p>
        </w:tc>
        <w:tc>
          <w:tcPr>
            <w:tcW w:w="320" w:type="dxa"/>
            <w:tcBorders>
              <w:top w:val="single" w:sz="4" w:space="0" w:color="auto"/>
              <w:left w:val="nil"/>
              <w:bottom w:val="single" w:sz="4" w:space="0" w:color="auto"/>
              <w:right w:val="single" w:sz="4" w:space="0" w:color="auto"/>
            </w:tcBorders>
            <w:shd w:val="clear" w:color="000000" w:fill="BDD7EE"/>
            <w:noWrap/>
            <w:vAlign w:val="center"/>
            <w:hideMark/>
          </w:tcPr>
          <w:p w14:paraId="7A8B8C4D" w14:textId="77777777" w:rsidR="00767BFF" w:rsidRPr="00767BFF" w:rsidRDefault="00767BFF" w:rsidP="00300F3E">
            <w:pPr>
              <w:keepNext w:val="0"/>
              <w:spacing w:line="240" w:lineRule="auto"/>
              <w:ind w:firstLine="0"/>
              <w:jc w:val="center"/>
              <w:rPr>
                <w:ins w:id="114" w:author="赵 子文" w:date="2018-11-15T23:13:00Z"/>
                <w:rFonts w:ascii="等线" w:eastAsia="等线" w:hAnsi="等线" w:cs="宋体"/>
                <w:color w:val="000000"/>
                <w:sz w:val="22"/>
                <w:szCs w:val="22"/>
              </w:rPr>
            </w:pPr>
            <w:ins w:id="115" w:author="赵 子文" w:date="2018-11-15T23:13:00Z">
              <w:r w:rsidRPr="00767BFF">
                <w:rPr>
                  <w:rFonts w:ascii="等线" w:eastAsia="等线" w:hAnsi="等线" w:cs="宋体" w:hint="eastAsia"/>
                  <w:color w:val="000000"/>
                  <w:sz w:val="22"/>
                  <w:szCs w:val="22"/>
                </w:rPr>
                <w:t>F</w:t>
              </w:r>
            </w:ins>
          </w:p>
        </w:tc>
        <w:tc>
          <w:tcPr>
            <w:tcW w:w="320" w:type="dxa"/>
            <w:tcBorders>
              <w:top w:val="single" w:sz="4" w:space="0" w:color="auto"/>
              <w:left w:val="nil"/>
              <w:bottom w:val="single" w:sz="4" w:space="0" w:color="auto"/>
              <w:right w:val="single" w:sz="4" w:space="0" w:color="auto"/>
            </w:tcBorders>
            <w:shd w:val="clear" w:color="000000" w:fill="BDD7EE"/>
            <w:noWrap/>
            <w:vAlign w:val="center"/>
            <w:hideMark/>
          </w:tcPr>
          <w:p w14:paraId="56926F3D" w14:textId="77777777" w:rsidR="00767BFF" w:rsidRPr="00767BFF" w:rsidRDefault="00767BFF" w:rsidP="00300F3E">
            <w:pPr>
              <w:keepNext w:val="0"/>
              <w:spacing w:line="240" w:lineRule="auto"/>
              <w:ind w:firstLine="0"/>
              <w:jc w:val="center"/>
              <w:rPr>
                <w:ins w:id="116" w:author="赵 子文" w:date="2018-11-15T23:13:00Z"/>
                <w:rFonts w:ascii="等线" w:eastAsia="等线" w:hAnsi="等线" w:cs="宋体"/>
                <w:color w:val="000000"/>
                <w:sz w:val="22"/>
                <w:szCs w:val="22"/>
              </w:rPr>
            </w:pPr>
            <w:ins w:id="117" w:author="赵 子文" w:date="2018-11-15T23:13:00Z">
              <w:r w:rsidRPr="00767BFF">
                <w:rPr>
                  <w:rFonts w:ascii="等线" w:eastAsia="等线" w:hAnsi="等线" w:cs="宋体" w:hint="eastAsia"/>
                  <w:color w:val="000000"/>
                  <w:sz w:val="22"/>
                  <w:szCs w:val="22"/>
                </w:rPr>
                <w:t>F</w:t>
              </w:r>
            </w:ins>
          </w:p>
        </w:tc>
        <w:tc>
          <w:tcPr>
            <w:tcW w:w="320" w:type="dxa"/>
            <w:tcBorders>
              <w:top w:val="single" w:sz="4" w:space="0" w:color="auto"/>
              <w:left w:val="nil"/>
              <w:bottom w:val="single" w:sz="4" w:space="0" w:color="auto"/>
              <w:right w:val="single" w:sz="4" w:space="0" w:color="auto"/>
            </w:tcBorders>
            <w:shd w:val="clear" w:color="000000" w:fill="BDD7EE"/>
            <w:noWrap/>
            <w:vAlign w:val="center"/>
            <w:hideMark/>
          </w:tcPr>
          <w:p w14:paraId="4AC26E5F" w14:textId="77777777" w:rsidR="00767BFF" w:rsidRPr="00767BFF" w:rsidRDefault="00767BFF" w:rsidP="00300F3E">
            <w:pPr>
              <w:keepNext w:val="0"/>
              <w:spacing w:line="240" w:lineRule="auto"/>
              <w:ind w:firstLine="0"/>
              <w:jc w:val="center"/>
              <w:rPr>
                <w:ins w:id="118" w:author="赵 子文" w:date="2018-11-15T23:13:00Z"/>
                <w:rFonts w:ascii="等线" w:eastAsia="等线" w:hAnsi="等线" w:cs="宋体"/>
                <w:color w:val="000000"/>
                <w:sz w:val="22"/>
                <w:szCs w:val="22"/>
              </w:rPr>
            </w:pPr>
            <w:ins w:id="119" w:author="赵 子文" w:date="2018-11-15T23:13:00Z">
              <w:r w:rsidRPr="00767BFF">
                <w:rPr>
                  <w:rFonts w:ascii="等线" w:eastAsia="等线" w:hAnsi="等线" w:cs="宋体" w:hint="eastAsia"/>
                  <w:color w:val="000000"/>
                  <w:sz w:val="22"/>
                  <w:szCs w:val="22"/>
                </w:rPr>
                <w:t>F</w:t>
              </w:r>
            </w:ins>
          </w:p>
        </w:tc>
      </w:tr>
      <w:tr w:rsidR="00767BFF" w:rsidRPr="00767BFF" w14:paraId="002C623E" w14:textId="77777777" w:rsidTr="00767BFF">
        <w:trPr>
          <w:trHeight w:val="285"/>
          <w:ins w:id="120" w:author="赵 子文" w:date="2018-11-15T23:13:00Z"/>
        </w:trPr>
        <w:tc>
          <w:tcPr>
            <w:tcW w:w="400" w:type="dxa"/>
            <w:vMerge/>
            <w:tcBorders>
              <w:top w:val="single" w:sz="4" w:space="0" w:color="auto"/>
              <w:left w:val="single" w:sz="4" w:space="0" w:color="auto"/>
              <w:bottom w:val="single" w:sz="4" w:space="0" w:color="auto"/>
              <w:right w:val="single" w:sz="4" w:space="0" w:color="auto"/>
            </w:tcBorders>
            <w:vAlign w:val="center"/>
            <w:hideMark/>
          </w:tcPr>
          <w:p w14:paraId="49054B03" w14:textId="77777777" w:rsidR="00767BFF" w:rsidRPr="00767BFF" w:rsidRDefault="00767BFF" w:rsidP="00300F3E">
            <w:pPr>
              <w:keepNext w:val="0"/>
              <w:spacing w:line="240" w:lineRule="auto"/>
              <w:ind w:firstLine="0"/>
              <w:jc w:val="center"/>
              <w:rPr>
                <w:ins w:id="121" w:author="赵 子文" w:date="2018-11-15T23:13:00Z"/>
                <w:rFonts w:ascii="等线" w:eastAsia="等线" w:hAnsi="等线" w:cs="宋体"/>
                <w:color w:val="000000"/>
                <w:sz w:val="22"/>
                <w:szCs w:val="22"/>
              </w:rPr>
            </w:pPr>
          </w:p>
        </w:tc>
        <w:tc>
          <w:tcPr>
            <w:tcW w:w="2240" w:type="dxa"/>
            <w:tcBorders>
              <w:top w:val="nil"/>
              <w:left w:val="nil"/>
              <w:bottom w:val="single" w:sz="4" w:space="0" w:color="auto"/>
              <w:right w:val="single" w:sz="4" w:space="0" w:color="auto"/>
            </w:tcBorders>
            <w:shd w:val="clear" w:color="000000" w:fill="DDEBF7"/>
            <w:noWrap/>
            <w:vAlign w:val="center"/>
            <w:hideMark/>
          </w:tcPr>
          <w:p w14:paraId="6B1BA015" w14:textId="77777777" w:rsidR="00767BFF" w:rsidRPr="00767BFF" w:rsidRDefault="00767BFF" w:rsidP="00300F3E">
            <w:pPr>
              <w:keepNext w:val="0"/>
              <w:spacing w:line="240" w:lineRule="auto"/>
              <w:ind w:firstLine="0"/>
              <w:jc w:val="center"/>
              <w:rPr>
                <w:ins w:id="122" w:author="赵 子文" w:date="2018-11-15T23:13:00Z"/>
                <w:rFonts w:ascii="等线" w:eastAsia="等线" w:hAnsi="等线" w:cs="宋体"/>
                <w:color w:val="000000"/>
                <w:sz w:val="22"/>
                <w:szCs w:val="22"/>
              </w:rPr>
            </w:pPr>
            <w:ins w:id="123" w:author="赵 子文" w:date="2018-11-15T23:13:00Z">
              <w:r w:rsidRPr="00767BFF">
                <w:rPr>
                  <w:rFonts w:ascii="等线" w:eastAsia="等线" w:hAnsi="等线" w:cs="宋体" w:hint="eastAsia"/>
                  <w:color w:val="000000"/>
                  <w:sz w:val="22"/>
                  <w:szCs w:val="22"/>
                </w:rPr>
                <w:t>错误输入密码1\2次</w:t>
              </w:r>
            </w:ins>
          </w:p>
        </w:tc>
        <w:tc>
          <w:tcPr>
            <w:tcW w:w="300" w:type="dxa"/>
            <w:tcBorders>
              <w:top w:val="nil"/>
              <w:left w:val="nil"/>
              <w:bottom w:val="single" w:sz="4" w:space="0" w:color="auto"/>
              <w:right w:val="single" w:sz="4" w:space="0" w:color="auto"/>
            </w:tcBorders>
            <w:shd w:val="clear" w:color="000000" w:fill="BDD7EE"/>
            <w:noWrap/>
            <w:vAlign w:val="center"/>
            <w:hideMark/>
          </w:tcPr>
          <w:p w14:paraId="1DD93859" w14:textId="77777777" w:rsidR="00767BFF" w:rsidRPr="00767BFF" w:rsidRDefault="00767BFF" w:rsidP="00300F3E">
            <w:pPr>
              <w:keepNext w:val="0"/>
              <w:spacing w:line="240" w:lineRule="auto"/>
              <w:ind w:firstLine="0"/>
              <w:jc w:val="center"/>
              <w:rPr>
                <w:ins w:id="124" w:author="赵 子文" w:date="2018-11-15T23:13:00Z"/>
                <w:rFonts w:ascii="等线" w:eastAsia="等线" w:hAnsi="等线" w:cs="宋体"/>
                <w:color w:val="000000"/>
                <w:sz w:val="22"/>
                <w:szCs w:val="22"/>
              </w:rPr>
            </w:pPr>
            <w:ins w:id="125" w:author="赵 子文" w:date="2018-11-15T23:13:00Z">
              <w:r w:rsidRPr="00767BFF">
                <w:rPr>
                  <w:rFonts w:ascii="等线" w:eastAsia="等线" w:hAnsi="等线" w:cs="宋体" w:hint="eastAsia"/>
                  <w:color w:val="000000"/>
                  <w:sz w:val="22"/>
                  <w:szCs w:val="22"/>
                </w:rPr>
                <w:t>F</w:t>
              </w:r>
            </w:ins>
          </w:p>
        </w:tc>
        <w:tc>
          <w:tcPr>
            <w:tcW w:w="300" w:type="dxa"/>
            <w:tcBorders>
              <w:top w:val="nil"/>
              <w:left w:val="nil"/>
              <w:bottom w:val="single" w:sz="4" w:space="0" w:color="auto"/>
              <w:right w:val="single" w:sz="4" w:space="0" w:color="auto"/>
            </w:tcBorders>
            <w:shd w:val="clear" w:color="000000" w:fill="BDD7EE"/>
            <w:noWrap/>
            <w:vAlign w:val="center"/>
            <w:hideMark/>
          </w:tcPr>
          <w:p w14:paraId="31536568" w14:textId="77777777" w:rsidR="00767BFF" w:rsidRPr="00767BFF" w:rsidRDefault="00767BFF" w:rsidP="00300F3E">
            <w:pPr>
              <w:keepNext w:val="0"/>
              <w:spacing w:line="240" w:lineRule="auto"/>
              <w:ind w:firstLine="0"/>
              <w:jc w:val="center"/>
              <w:rPr>
                <w:ins w:id="126" w:author="赵 子文" w:date="2018-11-15T23:13:00Z"/>
                <w:rFonts w:ascii="等线" w:eastAsia="等线" w:hAnsi="等线" w:cs="宋体"/>
                <w:color w:val="000000"/>
                <w:sz w:val="22"/>
                <w:szCs w:val="22"/>
              </w:rPr>
            </w:pPr>
            <w:ins w:id="127"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67660DA9" w14:textId="77777777" w:rsidR="00767BFF" w:rsidRPr="00767BFF" w:rsidRDefault="00767BFF" w:rsidP="00300F3E">
            <w:pPr>
              <w:keepNext w:val="0"/>
              <w:spacing w:line="240" w:lineRule="auto"/>
              <w:ind w:firstLine="0"/>
              <w:jc w:val="center"/>
              <w:rPr>
                <w:ins w:id="128" w:author="赵 子文" w:date="2018-11-15T23:13:00Z"/>
                <w:rFonts w:ascii="等线" w:eastAsia="等线" w:hAnsi="等线" w:cs="宋体"/>
                <w:color w:val="000000"/>
                <w:sz w:val="22"/>
                <w:szCs w:val="22"/>
              </w:rPr>
            </w:pPr>
            <w:ins w:id="129" w:author="赵 子文" w:date="2018-11-15T23:13:00Z">
              <w:r w:rsidRPr="00767BFF">
                <w:rPr>
                  <w:rFonts w:ascii="等线" w:eastAsia="等线" w:hAnsi="等线" w:cs="宋体" w:hint="eastAsia"/>
                  <w:color w:val="000000"/>
                  <w:sz w:val="22"/>
                  <w:szCs w:val="22"/>
                </w:rPr>
                <w:t>F</w:t>
              </w:r>
            </w:ins>
          </w:p>
        </w:tc>
        <w:tc>
          <w:tcPr>
            <w:tcW w:w="300" w:type="dxa"/>
            <w:tcBorders>
              <w:top w:val="nil"/>
              <w:left w:val="nil"/>
              <w:bottom w:val="single" w:sz="4" w:space="0" w:color="auto"/>
              <w:right w:val="single" w:sz="4" w:space="0" w:color="auto"/>
            </w:tcBorders>
            <w:shd w:val="clear" w:color="000000" w:fill="BDD7EE"/>
            <w:noWrap/>
            <w:vAlign w:val="center"/>
            <w:hideMark/>
          </w:tcPr>
          <w:p w14:paraId="51270627" w14:textId="77777777" w:rsidR="00767BFF" w:rsidRPr="00767BFF" w:rsidRDefault="00767BFF" w:rsidP="00300F3E">
            <w:pPr>
              <w:keepNext w:val="0"/>
              <w:spacing w:line="240" w:lineRule="auto"/>
              <w:ind w:firstLine="0"/>
              <w:jc w:val="center"/>
              <w:rPr>
                <w:ins w:id="130" w:author="赵 子文" w:date="2018-11-15T23:13:00Z"/>
                <w:rFonts w:ascii="等线" w:eastAsia="等线" w:hAnsi="等线" w:cs="宋体"/>
                <w:color w:val="000000"/>
                <w:sz w:val="22"/>
                <w:szCs w:val="22"/>
              </w:rPr>
            </w:pPr>
            <w:ins w:id="131"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6123E660" w14:textId="77777777" w:rsidR="00767BFF" w:rsidRPr="00767BFF" w:rsidRDefault="00767BFF" w:rsidP="00300F3E">
            <w:pPr>
              <w:keepNext w:val="0"/>
              <w:spacing w:line="240" w:lineRule="auto"/>
              <w:ind w:firstLine="0"/>
              <w:jc w:val="center"/>
              <w:rPr>
                <w:ins w:id="132" w:author="赵 子文" w:date="2018-11-15T23:13:00Z"/>
                <w:rFonts w:ascii="等线" w:eastAsia="等线" w:hAnsi="等线" w:cs="宋体"/>
                <w:color w:val="000000"/>
                <w:sz w:val="22"/>
                <w:szCs w:val="22"/>
              </w:rPr>
            </w:pPr>
            <w:ins w:id="133" w:author="赵 子文" w:date="2018-11-15T23:13:00Z">
              <w:r w:rsidRPr="00767BFF">
                <w:rPr>
                  <w:rFonts w:ascii="等线" w:eastAsia="等线" w:hAnsi="等线" w:cs="宋体" w:hint="eastAsia"/>
                  <w:color w:val="000000"/>
                  <w:sz w:val="22"/>
                  <w:szCs w:val="22"/>
                </w:rPr>
                <w:t>T</w:t>
              </w:r>
            </w:ins>
          </w:p>
        </w:tc>
        <w:tc>
          <w:tcPr>
            <w:tcW w:w="320" w:type="dxa"/>
            <w:tcBorders>
              <w:top w:val="nil"/>
              <w:left w:val="nil"/>
              <w:bottom w:val="single" w:sz="4" w:space="0" w:color="auto"/>
              <w:right w:val="single" w:sz="4" w:space="0" w:color="auto"/>
            </w:tcBorders>
            <w:shd w:val="clear" w:color="000000" w:fill="BDD7EE"/>
            <w:noWrap/>
            <w:vAlign w:val="center"/>
            <w:hideMark/>
          </w:tcPr>
          <w:p w14:paraId="3949D368" w14:textId="77777777" w:rsidR="00767BFF" w:rsidRPr="00767BFF" w:rsidRDefault="00767BFF" w:rsidP="00300F3E">
            <w:pPr>
              <w:keepNext w:val="0"/>
              <w:spacing w:line="240" w:lineRule="auto"/>
              <w:ind w:firstLine="0"/>
              <w:jc w:val="center"/>
              <w:rPr>
                <w:ins w:id="134" w:author="赵 子文" w:date="2018-11-15T23:13:00Z"/>
                <w:rFonts w:ascii="等线" w:eastAsia="等线" w:hAnsi="等线" w:cs="宋体"/>
                <w:color w:val="000000"/>
                <w:sz w:val="22"/>
                <w:szCs w:val="22"/>
              </w:rPr>
            </w:pPr>
            <w:ins w:id="135" w:author="赵 子文" w:date="2018-11-15T23:13:00Z">
              <w:r w:rsidRPr="00767BFF">
                <w:rPr>
                  <w:rFonts w:ascii="等线" w:eastAsia="等线" w:hAnsi="等线" w:cs="宋体" w:hint="eastAsia"/>
                  <w:color w:val="000000"/>
                  <w:sz w:val="22"/>
                  <w:szCs w:val="22"/>
                </w:rPr>
                <w:t>T</w:t>
              </w:r>
            </w:ins>
          </w:p>
        </w:tc>
        <w:tc>
          <w:tcPr>
            <w:tcW w:w="320" w:type="dxa"/>
            <w:tcBorders>
              <w:top w:val="nil"/>
              <w:left w:val="nil"/>
              <w:bottom w:val="single" w:sz="4" w:space="0" w:color="auto"/>
              <w:right w:val="single" w:sz="4" w:space="0" w:color="auto"/>
            </w:tcBorders>
            <w:shd w:val="clear" w:color="000000" w:fill="BDD7EE"/>
            <w:noWrap/>
            <w:vAlign w:val="center"/>
            <w:hideMark/>
          </w:tcPr>
          <w:p w14:paraId="60401126" w14:textId="77777777" w:rsidR="00767BFF" w:rsidRPr="00767BFF" w:rsidRDefault="00767BFF" w:rsidP="00300F3E">
            <w:pPr>
              <w:keepNext w:val="0"/>
              <w:spacing w:line="240" w:lineRule="auto"/>
              <w:ind w:firstLine="0"/>
              <w:jc w:val="center"/>
              <w:rPr>
                <w:ins w:id="136" w:author="赵 子文" w:date="2018-11-15T23:13:00Z"/>
                <w:rFonts w:ascii="等线" w:eastAsia="等线" w:hAnsi="等线" w:cs="宋体"/>
                <w:color w:val="000000"/>
                <w:sz w:val="22"/>
                <w:szCs w:val="22"/>
              </w:rPr>
            </w:pPr>
          </w:p>
        </w:tc>
        <w:tc>
          <w:tcPr>
            <w:tcW w:w="320" w:type="dxa"/>
            <w:tcBorders>
              <w:top w:val="nil"/>
              <w:left w:val="nil"/>
              <w:bottom w:val="single" w:sz="4" w:space="0" w:color="auto"/>
              <w:right w:val="single" w:sz="4" w:space="0" w:color="auto"/>
            </w:tcBorders>
            <w:shd w:val="clear" w:color="000000" w:fill="BDD7EE"/>
            <w:noWrap/>
            <w:vAlign w:val="center"/>
            <w:hideMark/>
          </w:tcPr>
          <w:p w14:paraId="14DECCE1" w14:textId="77777777" w:rsidR="00767BFF" w:rsidRPr="00767BFF" w:rsidRDefault="00767BFF" w:rsidP="00300F3E">
            <w:pPr>
              <w:keepNext w:val="0"/>
              <w:spacing w:line="240" w:lineRule="auto"/>
              <w:ind w:firstLine="0"/>
              <w:jc w:val="center"/>
              <w:rPr>
                <w:ins w:id="137" w:author="赵 子文" w:date="2018-11-15T23:13:00Z"/>
                <w:rFonts w:ascii="等线" w:eastAsia="等线" w:hAnsi="等线" w:cs="宋体"/>
                <w:color w:val="000000"/>
                <w:sz w:val="22"/>
                <w:szCs w:val="22"/>
              </w:rPr>
            </w:pPr>
          </w:p>
        </w:tc>
        <w:tc>
          <w:tcPr>
            <w:tcW w:w="320" w:type="dxa"/>
            <w:tcBorders>
              <w:top w:val="nil"/>
              <w:left w:val="nil"/>
              <w:bottom w:val="single" w:sz="4" w:space="0" w:color="auto"/>
              <w:right w:val="single" w:sz="4" w:space="0" w:color="auto"/>
            </w:tcBorders>
            <w:shd w:val="clear" w:color="000000" w:fill="BDD7EE"/>
            <w:noWrap/>
            <w:vAlign w:val="center"/>
            <w:hideMark/>
          </w:tcPr>
          <w:p w14:paraId="426680B2" w14:textId="77777777" w:rsidR="00767BFF" w:rsidRPr="00767BFF" w:rsidRDefault="00767BFF" w:rsidP="00300F3E">
            <w:pPr>
              <w:keepNext w:val="0"/>
              <w:spacing w:line="240" w:lineRule="auto"/>
              <w:ind w:firstLine="0"/>
              <w:jc w:val="center"/>
              <w:rPr>
                <w:ins w:id="138" w:author="赵 子文" w:date="2018-11-15T23:13:00Z"/>
                <w:rFonts w:ascii="等线" w:eastAsia="等线" w:hAnsi="等线" w:cs="宋体"/>
                <w:color w:val="000000"/>
                <w:sz w:val="22"/>
                <w:szCs w:val="22"/>
              </w:rPr>
            </w:pPr>
          </w:p>
        </w:tc>
        <w:tc>
          <w:tcPr>
            <w:tcW w:w="320" w:type="dxa"/>
            <w:tcBorders>
              <w:top w:val="nil"/>
              <w:left w:val="nil"/>
              <w:bottom w:val="single" w:sz="4" w:space="0" w:color="auto"/>
              <w:right w:val="single" w:sz="4" w:space="0" w:color="auto"/>
            </w:tcBorders>
            <w:shd w:val="clear" w:color="000000" w:fill="BDD7EE"/>
            <w:noWrap/>
            <w:vAlign w:val="center"/>
            <w:hideMark/>
          </w:tcPr>
          <w:p w14:paraId="716405E7" w14:textId="77777777" w:rsidR="00767BFF" w:rsidRPr="00767BFF" w:rsidRDefault="00767BFF" w:rsidP="00300F3E">
            <w:pPr>
              <w:keepNext w:val="0"/>
              <w:spacing w:line="240" w:lineRule="auto"/>
              <w:ind w:firstLine="0"/>
              <w:jc w:val="center"/>
              <w:rPr>
                <w:ins w:id="139" w:author="赵 子文" w:date="2018-11-15T23:13:00Z"/>
                <w:rFonts w:ascii="等线" w:eastAsia="等线" w:hAnsi="等线" w:cs="宋体"/>
                <w:color w:val="000000"/>
                <w:sz w:val="22"/>
                <w:szCs w:val="22"/>
              </w:rPr>
            </w:pPr>
          </w:p>
        </w:tc>
        <w:tc>
          <w:tcPr>
            <w:tcW w:w="320" w:type="dxa"/>
            <w:tcBorders>
              <w:top w:val="nil"/>
              <w:left w:val="nil"/>
              <w:bottom w:val="single" w:sz="4" w:space="0" w:color="auto"/>
              <w:right w:val="single" w:sz="4" w:space="0" w:color="auto"/>
            </w:tcBorders>
            <w:shd w:val="clear" w:color="000000" w:fill="BDD7EE"/>
            <w:noWrap/>
            <w:vAlign w:val="center"/>
            <w:hideMark/>
          </w:tcPr>
          <w:p w14:paraId="25435592" w14:textId="77777777" w:rsidR="00767BFF" w:rsidRPr="00767BFF" w:rsidRDefault="00767BFF" w:rsidP="00300F3E">
            <w:pPr>
              <w:keepNext w:val="0"/>
              <w:spacing w:line="240" w:lineRule="auto"/>
              <w:ind w:firstLine="0"/>
              <w:jc w:val="center"/>
              <w:rPr>
                <w:ins w:id="140" w:author="赵 子文" w:date="2018-11-15T23:13:00Z"/>
                <w:rFonts w:ascii="等线" w:eastAsia="等线" w:hAnsi="等线" w:cs="宋体"/>
                <w:color w:val="000000"/>
                <w:sz w:val="22"/>
                <w:szCs w:val="22"/>
              </w:rPr>
            </w:pPr>
          </w:p>
        </w:tc>
        <w:tc>
          <w:tcPr>
            <w:tcW w:w="320" w:type="dxa"/>
            <w:tcBorders>
              <w:top w:val="nil"/>
              <w:left w:val="nil"/>
              <w:bottom w:val="single" w:sz="4" w:space="0" w:color="auto"/>
              <w:right w:val="single" w:sz="4" w:space="0" w:color="auto"/>
            </w:tcBorders>
            <w:shd w:val="clear" w:color="000000" w:fill="BDD7EE"/>
            <w:noWrap/>
            <w:vAlign w:val="center"/>
            <w:hideMark/>
          </w:tcPr>
          <w:p w14:paraId="23369630" w14:textId="77777777" w:rsidR="00767BFF" w:rsidRPr="00767BFF" w:rsidRDefault="00767BFF" w:rsidP="00300F3E">
            <w:pPr>
              <w:keepNext w:val="0"/>
              <w:spacing w:line="240" w:lineRule="auto"/>
              <w:ind w:firstLine="0"/>
              <w:jc w:val="center"/>
              <w:rPr>
                <w:ins w:id="141" w:author="赵 子文" w:date="2018-11-15T23:13:00Z"/>
                <w:rFonts w:ascii="等线" w:eastAsia="等线" w:hAnsi="等线" w:cs="宋体"/>
                <w:color w:val="000000"/>
                <w:sz w:val="22"/>
                <w:szCs w:val="22"/>
              </w:rPr>
            </w:pPr>
          </w:p>
        </w:tc>
      </w:tr>
      <w:tr w:rsidR="00767BFF" w:rsidRPr="00767BFF" w14:paraId="2C2FB46D" w14:textId="77777777" w:rsidTr="00767BFF">
        <w:trPr>
          <w:trHeight w:val="285"/>
          <w:ins w:id="142" w:author="赵 子文" w:date="2018-11-15T23:13:00Z"/>
        </w:trPr>
        <w:tc>
          <w:tcPr>
            <w:tcW w:w="400" w:type="dxa"/>
            <w:vMerge/>
            <w:tcBorders>
              <w:top w:val="single" w:sz="4" w:space="0" w:color="auto"/>
              <w:left w:val="single" w:sz="4" w:space="0" w:color="auto"/>
              <w:bottom w:val="single" w:sz="4" w:space="0" w:color="auto"/>
              <w:right w:val="single" w:sz="4" w:space="0" w:color="auto"/>
            </w:tcBorders>
            <w:vAlign w:val="center"/>
            <w:hideMark/>
          </w:tcPr>
          <w:p w14:paraId="41C19DD8" w14:textId="77777777" w:rsidR="00767BFF" w:rsidRPr="00767BFF" w:rsidRDefault="00767BFF" w:rsidP="00300F3E">
            <w:pPr>
              <w:keepNext w:val="0"/>
              <w:spacing w:line="240" w:lineRule="auto"/>
              <w:ind w:firstLine="0"/>
              <w:jc w:val="center"/>
              <w:rPr>
                <w:ins w:id="143" w:author="赵 子文" w:date="2018-11-15T23:13:00Z"/>
                <w:rFonts w:ascii="等线" w:eastAsia="等线" w:hAnsi="等线" w:cs="宋体"/>
                <w:color w:val="000000"/>
                <w:sz w:val="22"/>
                <w:szCs w:val="22"/>
              </w:rPr>
            </w:pPr>
          </w:p>
        </w:tc>
        <w:tc>
          <w:tcPr>
            <w:tcW w:w="2240" w:type="dxa"/>
            <w:tcBorders>
              <w:top w:val="nil"/>
              <w:left w:val="nil"/>
              <w:bottom w:val="single" w:sz="4" w:space="0" w:color="auto"/>
              <w:right w:val="single" w:sz="4" w:space="0" w:color="auto"/>
            </w:tcBorders>
            <w:shd w:val="clear" w:color="000000" w:fill="DDEBF7"/>
            <w:noWrap/>
            <w:vAlign w:val="center"/>
            <w:hideMark/>
          </w:tcPr>
          <w:p w14:paraId="3BD13F96" w14:textId="77777777" w:rsidR="00767BFF" w:rsidRPr="00767BFF" w:rsidRDefault="00767BFF" w:rsidP="00300F3E">
            <w:pPr>
              <w:keepNext w:val="0"/>
              <w:spacing w:line="240" w:lineRule="auto"/>
              <w:ind w:firstLine="0"/>
              <w:jc w:val="center"/>
              <w:rPr>
                <w:ins w:id="144" w:author="赵 子文" w:date="2018-11-15T23:13:00Z"/>
                <w:rFonts w:ascii="等线" w:eastAsia="等线" w:hAnsi="等线" w:cs="宋体"/>
                <w:color w:val="000000"/>
                <w:sz w:val="22"/>
                <w:szCs w:val="22"/>
              </w:rPr>
            </w:pPr>
            <w:ins w:id="145" w:author="赵 子文" w:date="2018-11-15T23:13:00Z">
              <w:r w:rsidRPr="00767BFF">
                <w:rPr>
                  <w:rFonts w:ascii="等线" w:eastAsia="等线" w:hAnsi="等线" w:cs="宋体" w:hint="eastAsia"/>
                  <w:color w:val="000000"/>
                  <w:sz w:val="22"/>
                  <w:szCs w:val="22"/>
                </w:rPr>
                <w:t>错误输入密码3次</w:t>
              </w:r>
            </w:ins>
          </w:p>
        </w:tc>
        <w:tc>
          <w:tcPr>
            <w:tcW w:w="300" w:type="dxa"/>
            <w:tcBorders>
              <w:top w:val="nil"/>
              <w:left w:val="nil"/>
              <w:bottom w:val="single" w:sz="4" w:space="0" w:color="auto"/>
              <w:right w:val="single" w:sz="4" w:space="0" w:color="auto"/>
            </w:tcBorders>
            <w:shd w:val="clear" w:color="000000" w:fill="BDD7EE"/>
            <w:noWrap/>
            <w:vAlign w:val="center"/>
            <w:hideMark/>
          </w:tcPr>
          <w:p w14:paraId="658136BB" w14:textId="77777777" w:rsidR="00767BFF" w:rsidRPr="00767BFF" w:rsidRDefault="00767BFF" w:rsidP="00300F3E">
            <w:pPr>
              <w:keepNext w:val="0"/>
              <w:spacing w:line="240" w:lineRule="auto"/>
              <w:ind w:firstLine="0"/>
              <w:jc w:val="center"/>
              <w:rPr>
                <w:ins w:id="146" w:author="赵 子文" w:date="2018-11-15T23:13:00Z"/>
                <w:rFonts w:ascii="等线" w:eastAsia="等线" w:hAnsi="等线" w:cs="宋体"/>
                <w:color w:val="000000"/>
                <w:sz w:val="22"/>
                <w:szCs w:val="22"/>
              </w:rPr>
            </w:pPr>
            <w:ins w:id="147" w:author="赵 子文" w:date="2018-11-15T23:13:00Z">
              <w:r w:rsidRPr="00767BFF">
                <w:rPr>
                  <w:rFonts w:ascii="等线" w:eastAsia="等线" w:hAnsi="等线" w:cs="宋体" w:hint="eastAsia"/>
                  <w:color w:val="000000"/>
                  <w:sz w:val="22"/>
                  <w:szCs w:val="22"/>
                </w:rPr>
                <w:t>F</w:t>
              </w:r>
            </w:ins>
          </w:p>
        </w:tc>
        <w:tc>
          <w:tcPr>
            <w:tcW w:w="300" w:type="dxa"/>
            <w:tcBorders>
              <w:top w:val="nil"/>
              <w:left w:val="nil"/>
              <w:bottom w:val="single" w:sz="4" w:space="0" w:color="auto"/>
              <w:right w:val="single" w:sz="4" w:space="0" w:color="auto"/>
            </w:tcBorders>
            <w:shd w:val="clear" w:color="000000" w:fill="BDD7EE"/>
            <w:noWrap/>
            <w:vAlign w:val="center"/>
            <w:hideMark/>
          </w:tcPr>
          <w:p w14:paraId="291D8A96" w14:textId="77777777" w:rsidR="00767BFF" w:rsidRPr="00767BFF" w:rsidRDefault="00767BFF" w:rsidP="00300F3E">
            <w:pPr>
              <w:keepNext w:val="0"/>
              <w:spacing w:line="240" w:lineRule="auto"/>
              <w:ind w:firstLine="0"/>
              <w:jc w:val="center"/>
              <w:rPr>
                <w:ins w:id="148" w:author="赵 子文" w:date="2018-11-15T23:13:00Z"/>
                <w:rFonts w:ascii="等线" w:eastAsia="等线" w:hAnsi="等线" w:cs="宋体"/>
                <w:color w:val="000000"/>
                <w:sz w:val="22"/>
                <w:szCs w:val="22"/>
              </w:rPr>
            </w:pPr>
            <w:ins w:id="149"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6D5A707C" w14:textId="77777777" w:rsidR="00767BFF" w:rsidRPr="00767BFF" w:rsidRDefault="00767BFF" w:rsidP="00300F3E">
            <w:pPr>
              <w:keepNext w:val="0"/>
              <w:spacing w:line="240" w:lineRule="auto"/>
              <w:ind w:firstLine="0"/>
              <w:jc w:val="center"/>
              <w:rPr>
                <w:ins w:id="150" w:author="赵 子文" w:date="2018-11-15T23:13:00Z"/>
                <w:rFonts w:ascii="等线" w:eastAsia="等线" w:hAnsi="等线" w:cs="宋体"/>
                <w:color w:val="000000"/>
                <w:sz w:val="22"/>
                <w:szCs w:val="22"/>
              </w:rPr>
            </w:pPr>
            <w:ins w:id="151" w:author="赵 子文" w:date="2018-11-15T23:13:00Z">
              <w:r w:rsidRPr="00767BFF">
                <w:rPr>
                  <w:rFonts w:ascii="等线" w:eastAsia="等线" w:hAnsi="等线" w:cs="宋体" w:hint="eastAsia"/>
                  <w:color w:val="000000"/>
                  <w:sz w:val="22"/>
                  <w:szCs w:val="22"/>
                </w:rPr>
                <w:t>F</w:t>
              </w:r>
            </w:ins>
          </w:p>
        </w:tc>
        <w:tc>
          <w:tcPr>
            <w:tcW w:w="300" w:type="dxa"/>
            <w:tcBorders>
              <w:top w:val="nil"/>
              <w:left w:val="nil"/>
              <w:bottom w:val="single" w:sz="4" w:space="0" w:color="auto"/>
              <w:right w:val="single" w:sz="4" w:space="0" w:color="auto"/>
            </w:tcBorders>
            <w:shd w:val="clear" w:color="000000" w:fill="BDD7EE"/>
            <w:noWrap/>
            <w:vAlign w:val="center"/>
            <w:hideMark/>
          </w:tcPr>
          <w:p w14:paraId="419A36A3" w14:textId="77777777" w:rsidR="00767BFF" w:rsidRPr="00767BFF" w:rsidRDefault="00767BFF" w:rsidP="00300F3E">
            <w:pPr>
              <w:keepNext w:val="0"/>
              <w:spacing w:line="240" w:lineRule="auto"/>
              <w:ind w:firstLine="0"/>
              <w:jc w:val="center"/>
              <w:rPr>
                <w:ins w:id="152" w:author="赵 子文" w:date="2018-11-15T23:13:00Z"/>
                <w:rFonts w:ascii="等线" w:eastAsia="等线" w:hAnsi="等线" w:cs="宋体"/>
                <w:color w:val="000000"/>
                <w:sz w:val="22"/>
                <w:szCs w:val="22"/>
              </w:rPr>
            </w:pPr>
            <w:ins w:id="153"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542EF324" w14:textId="77777777" w:rsidR="00767BFF" w:rsidRPr="00767BFF" w:rsidRDefault="00767BFF" w:rsidP="00300F3E">
            <w:pPr>
              <w:keepNext w:val="0"/>
              <w:spacing w:line="240" w:lineRule="auto"/>
              <w:ind w:firstLine="0"/>
              <w:jc w:val="center"/>
              <w:rPr>
                <w:ins w:id="154" w:author="赵 子文" w:date="2018-11-15T23:13:00Z"/>
                <w:rFonts w:ascii="等线" w:eastAsia="等线" w:hAnsi="等线" w:cs="宋体"/>
                <w:color w:val="000000"/>
                <w:sz w:val="22"/>
                <w:szCs w:val="22"/>
              </w:rPr>
            </w:pPr>
            <w:ins w:id="155"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28328372" w14:textId="77777777" w:rsidR="00767BFF" w:rsidRPr="00767BFF" w:rsidRDefault="00767BFF" w:rsidP="00300F3E">
            <w:pPr>
              <w:keepNext w:val="0"/>
              <w:spacing w:line="240" w:lineRule="auto"/>
              <w:ind w:firstLine="0"/>
              <w:jc w:val="center"/>
              <w:rPr>
                <w:ins w:id="156" w:author="赵 子文" w:date="2018-11-15T23:13:00Z"/>
                <w:rFonts w:ascii="等线" w:eastAsia="等线" w:hAnsi="等线" w:cs="宋体"/>
                <w:color w:val="000000"/>
                <w:sz w:val="22"/>
                <w:szCs w:val="22"/>
              </w:rPr>
            </w:pPr>
            <w:ins w:id="157"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34E97E50" w14:textId="77777777" w:rsidR="00767BFF" w:rsidRPr="00767BFF" w:rsidRDefault="00767BFF" w:rsidP="00300F3E">
            <w:pPr>
              <w:keepNext w:val="0"/>
              <w:spacing w:line="240" w:lineRule="auto"/>
              <w:ind w:firstLine="0"/>
              <w:jc w:val="center"/>
              <w:rPr>
                <w:ins w:id="158" w:author="赵 子文" w:date="2018-11-15T23:13:00Z"/>
                <w:rFonts w:ascii="等线" w:eastAsia="等线" w:hAnsi="等线" w:cs="宋体"/>
                <w:color w:val="000000"/>
                <w:sz w:val="22"/>
                <w:szCs w:val="22"/>
              </w:rPr>
            </w:pPr>
          </w:p>
        </w:tc>
        <w:tc>
          <w:tcPr>
            <w:tcW w:w="320" w:type="dxa"/>
            <w:tcBorders>
              <w:top w:val="nil"/>
              <w:left w:val="nil"/>
              <w:bottom w:val="single" w:sz="4" w:space="0" w:color="auto"/>
              <w:right w:val="single" w:sz="4" w:space="0" w:color="auto"/>
            </w:tcBorders>
            <w:shd w:val="clear" w:color="000000" w:fill="BDD7EE"/>
            <w:noWrap/>
            <w:vAlign w:val="center"/>
            <w:hideMark/>
          </w:tcPr>
          <w:p w14:paraId="7C9F8AFE" w14:textId="77777777" w:rsidR="00767BFF" w:rsidRPr="00767BFF" w:rsidRDefault="00767BFF" w:rsidP="00300F3E">
            <w:pPr>
              <w:keepNext w:val="0"/>
              <w:spacing w:line="240" w:lineRule="auto"/>
              <w:ind w:firstLine="0"/>
              <w:jc w:val="center"/>
              <w:rPr>
                <w:ins w:id="159" w:author="赵 子文" w:date="2018-11-15T23:13:00Z"/>
                <w:rFonts w:ascii="等线" w:eastAsia="等线" w:hAnsi="等线" w:cs="宋体"/>
                <w:color w:val="000000"/>
                <w:sz w:val="22"/>
                <w:szCs w:val="22"/>
              </w:rPr>
            </w:pPr>
          </w:p>
        </w:tc>
        <w:tc>
          <w:tcPr>
            <w:tcW w:w="320" w:type="dxa"/>
            <w:tcBorders>
              <w:top w:val="nil"/>
              <w:left w:val="nil"/>
              <w:bottom w:val="single" w:sz="4" w:space="0" w:color="auto"/>
              <w:right w:val="single" w:sz="4" w:space="0" w:color="auto"/>
            </w:tcBorders>
            <w:shd w:val="clear" w:color="000000" w:fill="BDD7EE"/>
            <w:noWrap/>
            <w:vAlign w:val="center"/>
            <w:hideMark/>
          </w:tcPr>
          <w:p w14:paraId="0FA41A81" w14:textId="77777777" w:rsidR="00767BFF" w:rsidRPr="00767BFF" w:rsidRDefault="00767BFF" w:rsidP="00300F3E">
            <w:pPr>
              <w:keepNext w:val="0"/>
              <w:spacing w:line="240" w:lineRule="auto"/>
              <w:ind w:firstLine="0"/>
              <w:jc w:val="center"/>
              <w:rPr>
                <w:ins w:id="160" w:author="赵 子文" w:date="2018-11-15T23:13:00Z"/>
                <w:rFonts w:ascii="等线" w:eastAsia="等线" w:hAnsi="等线" w:cs="宋体"/>
                <w:color w:val="000000"/>
                <w:sz w:val="22"/>
                <w:szCs w:val="22"/>
              </w:rPr>
            </w:pPr>
          </w:p>
        </w:tc>
        <w:tc>
          <w:tcPr>
            <w:tcW w:w="320" w:type="dxa"/>
            <w:tcBorders>
              <w:top w:val="nil"/>
              <w:left w:val="nil"/>
              <w:bottom w:val="single" w:sz="4" w:space="0" w:color="auto"/>
              <w:right w:val="single" w:sz="4" w:space="0" w:color="auto"/>
            </w:tcBorders>
            <w:shd w:val="clear" w:color="000000" w:fill="BDD7EE"/>
            <w:noWrap/>
            <w:vAlign w:val="center"/>
            <w:hideMark/>
          </w:tcPr>
          <w:p w14:paraId="25996D74" w14:textId="77777777" w:rsidR="00767BFF" w:rsidRPr="00767BFF" w:rsidRDefault="00767BFF" w:rsidP="00300F3E">
            <w:pPr>
              <w:keepNext w:val="0"/>
              <w:spacing w:line="240" w:lineRule="auto"/>
              <w:ind w:firstLine="0"/>
              <w:jc w:val="center"/>
              <w:rPr>
                <w:ins w:id="161" w:author="赵 子文" w:date="2018-11-15T23:13:00Z"/>
                <w:rFonts w:ascii="等线" w:eastAsia="等线" w:hAnsi="等线" w:cs="宋体"/>
                <w:color w:val="000000"/>
                <w:sz w:val="22"/>
                <w:szCs w:val="22"/>
              </w:rPr>
            </w:pPr>
            <w:ins w:id="162"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0A08C386" w14:textId="77777777" w:rsidR="00767BFF" w:rsidRPr="00767BFF" w:rsidRDefault="00767BFF" w:rsidP="00300F3E">
            <w:pPr>
              <w:keepNext w:val="0"/>
              <w:spacing w:line="240" w:lineRule="auto"/>
              <w:ind w:firstLine="0"/>
              <w:jc w:val="center"/>
              <w:rPr>
                <w:ins w:id="163" w:author="赵 子文" w:date="2018-11-15T23:13:00Z"/>
                <w:rFonts w:ascii="等线" w:eastAsia="等线" w:hAnsi="等线" w:cs="宋体"/>
                <w:color w:val="000000"/>
                <w:sz w:val="22"/>
                <w:szCs w:val="22"/>
              </w:rPr>
            </w:pPr>
            <w:ins w:id="164" w:author="赵 子文" w:date="2018-11-15T23:13:00Z">
              <w:r w:rsidRPr="00767BFF">
                <w:rPr>
                  <w:rFonts w:ascii="等线" w:eastAsia="等线" w:hAnsi="等线" w:cs="宋体" w:hint="eastAsia"/>
                  <w:color w:val="000000"/>
                  <w:sz w:val="22"/>
                  <w:szCs w:val="22"/>
                </w:rPr>
                <w:t>T</w:t>
              </w:r>
            </w:ins>
          </w:p>
        </w:tc>
        <w:tc>
          <w:tcPr>
            <w:tcW w:w="320" w:type="dxa"/>
            <w:tcBorders>
              <w:top w:val="nil"/>
              <w:left w:val="nil"/>
              <w:bottom w:val="single" w:sz="4" w:space="0" w:color="auto"/>
              <w:right w:val="single" w:sz="4" w:space="0" w:color="auto"/>
            </w:tcBorders>
            <w:shd w:val="clear" w:color="000000" w:fill="BDD7EE"/>
            <w:noWrap/>
            <w:vAlign w:val="center"/>
            <w:hideMark/>
          </w:tcPr>
          <w:p w14:paraId="0D41B0FE" w14:textId="77777777" w:rsidR="00767BFF" w:rsidRPr="00767BFF" w:rsidRDefault="00767BFF" w:rsidP="00300F3E">
            <w:pPr>
              <w:keepNext w:val="0"/>
              <w:spacing w:line="240" w:lineRule="auto"/>
              <w:ind w:firstLine="0"/>
              <w:jc w:val="center"/>
              <w:rPr>
                <w:ins w:id="165" w:author="赵 子文" w:date="2018-11-15T23:13:00Z"/>
                <w:rFonts w:ascii="等线" w:eastAsia="等线" w:hAnsi="等线" w:cs="宋体"/>
                <w:color w:val="000000"/>
                <w:sz w:val="22"/>
                <w:szCs w:val="22"/>
              </w:rPr>
            </w:pPr>
            <w:ins w:id="166" w:author="赵 子文" w:date="2018-11-15T23:13:00Z">
              <w:r w:rsidRPr="00767BFF">
                <w:rPr>
                  <w:rFonts w:ascii="等线" w:eastAsia="等线" w:hAnsi="等线" w:cs="宋体" w:hint="eastAsia"/>
                  <w:color w:val="000000"/>
                  <w:sz w:val="22"/>
                  <w:szCs w:val="22"/>
                </w:rPr>
                <w:t>F</w:t>
              </w:r>
            </w:ins>
          </w:p>
        </w:tc>
      </w:tr>
      <w:tr w:rsidR="00767BFF" w:rsidRPr="00767BFF" w14:paraId="2013115A" w14:textId="77777777" w:rsidTr="00767BFF">
        <w:trPr>
          <w:trHeight w:val="570"/>
          <w:ins w:id="167" w:author="赵 子文" w:date="2018-11-15T23:13:00Z"/>
        </w:trPr>
        <w:tc>
          <w:tcPr>
            <w:tcW w:w="400" w:type="dxa"/>
            <w:vMerge/>
            <w:tcBorders>
              <w:top w:val="single" w:sz="4" w:space="0" w:color="auto"/>
              <w:left w:val="single" w:sz="4" w:space="0" w:color="auto"/>
              <w:bottom w:val="single" w:sz="4" w:space="0" w:color="auto"/>
              <w:right w:val="single" w:sz="4" w:space="0" w:color="auto"/>
            </w:tcBorders>
            <w:vAlign w:val="center"/>
            <w:hideMark/>
          </w:tcPr>
          <w:p w14:paraId="3D297D42" w14:textId="77777777" w:rsidR="00767BFF" w:rsidRPr="00767BFF" w:rsidRDefault="00767BFF" w:rsidP="00300F3E">
            <w:pPr>
              <w:keepNext w:val="0"/>
              <w:spacing w:line="240" w:lineRule="auto"/>
              <w:ind w:firstLine="0"/>
              <w:jc w:val="center"/>
              <w:rPr>
                <w:ins w:id="168" w:author="赵 子文" w:date="2018-11-15T23:13:00Z"/>
                <w:rFonts w:ascii="等线" w:eastAsia="等线" w:hAnsi="等线" w:cs="宋体"/>
                <w:color w:val="000000"/>
                <w:sz w:val="22"/>
                <w:szCs w:val="22"/>
              </w:rPr>
            </w:pPr>
          </w:p>
        </w:tc>
        <w:tc>
          <w:tcPr>
            <w:tcW w:w="2240" w:type="dxa"/>
            <w:tcBorders>
              <w:top w:val="nil"/>
              <w:left w:val="nil"/>
              <w:bottom w:val="single" w:sz="4" w:space="0" w:color="auto"/>
              <w:right w:val="single" w:sz="4" w:space="0" w:color="auto"/>
            </w:tcBorders>
            <w:shd w:val="clear" w:color="000000" w:fill="DDEBF7"/>
            <w:vAlign w:val="center"/>
            <w:hideMark/>
          </w:tcPr>
          <w:p w14:paraId="7BB727A3" w14:textId="77777777" w:rsidR="00767BFF" w:rsidRPr="00767BFF" w:rsidRDefault="00767BFF" w:rsidP="00300F3E">
            <w:pPr>
              <w:keepNext w:val="0"/>
              <w:spacing w:line="240" w:lineRule="auto"/>
              <w:ind w:firstLine="0"/>
              <w:jc w:val="center"/>
              <w:rPr>
                <w:ins w:id="169" w:author="赵 子文" w:date="2018-11-15T23:13:00Z"/>
                <w:rFonts w:ascii="等线" w:eastAsia="等线" w:hAnsi="等线" w:cs="宋体"/>
                <w:color w:val="000000"/>
                <w:sz w:val="22"/>
                <w:szCs w:val="22"/>
              </w:rPr>
            </w:pPr>
            <w:ins w:id="170" w:author="赵 子文" w:date="2018-11-15T23:13:00Z">
              <w:r w:rsidRPr="00767BFF">
                <w:rPr>
                  <w:rFonts w:ascii="等线" w:eastAsia="等线" w:hAnsi="等线" w:cs="宋体" w:hint="eastAsia"/>
                  <w:color w:val="000000"/>
                  <w:sz w:val="22"/>
                  <w:szCs w:val="22"/>
                </w:rPr>
                <w:t>锁定解除后，又</w:t>
              </w:r>
              <w:r w:rsidRPr="00767BFF">
                <w:rPr>
                  <w:rFonts w:ascii="等线" w:eastAsia="等线" w:hAnsi="等线" w:cs="宋体" w:hint="eastAsia"/>
                  <w:color w:val="000000"/>
                  <w:sz w:val="22"/>
                  <w:szCs w:val="22"/>
                </w:rPr>
                <w:br/>
                <w:t>错误输入密码3次</w:t>
              </w:r>
            </w:ins>
          </w:p>
        </w:tc>
        <w:tc>
          <w:tcPr>
            <w:tcW w:w="300" w:type="dxa"/>
            <w:tcBorders>
              <w:top w:val="nil"/>
              <w:left w:val="nil"/>
              <w:bottom w:val="single" w:sz="4" w:space="0" w:color="auto"/>
              <w:right w:val="single" w:sz="4" w:space="0" w:color="auto"/>
            </w:tcBorders>
            <w:shd w:val="clear" w:color="000000" w:fill="BDD7EE"/>
            <w:noWrap/>
            <w:vAlign w:val="center"/>
            <w:hideMark/>
          </w:tcPr>
          <w:p w14:paraId="3C78902D" w14:textId="77777777" w:rsidR="00767BFF" w:rsidRPr="00767BFF" w:rsidRDefault="00767BFF" w:rsidP="00300F3E">
            <w:pPr>
              <w:keepNext w:val="0"/>
              <w:spacing w:line="240" w:lineRule="auto"/>
              <w:ind w:firstLine="0"/>
              <w:jc w:val="center"/>
              <w:rPr>
                <w:ins w:id="171" w:author="赵 子文" w:date="2018-11-15T23:13:00Z"/>
                <w:rFonts w:ascii="等线" w:eastAsia="等线" w:hAnsi="等线" w:cs="宋体"/>
                <w:color w:val="000000"/>
                <w:sz w:val="22"/>
                <w:szCs w:val="22"/>
              </w:rPr>
            </w:pPr>
            <w:ins w:id="172" w:author="赵 子文" w:date="2018-11-15T23:13:00Z">
              <w:r w:rsidRPr="00767BFF">
                <w:rPr>
                  <w:rFonts w:ascii="等线" w:eastAsia="等线" w:hAnsi="等线" w:cs="宋体" w:hint="eastAsia"/>
                  <w:color w:val="000000"/>
                  <w:sz w:val="22"/>
                  <w:szCs w:val="22"/>
                </w:rPr>
                <w:t>F</w:t>
              </w:r>
            </w:ins>
          </w:p>
        </w:tc>
        <w:tc>
          <w:tcPr>
            <w:tcW w:w="300" w:type="dxa"/>
            <w:tcBorders>
              <w:top w:val="nil"/>
              <w:left w:val="nil"/>
              <w:bottom w:val="single" w:sz="4" w:space="0" w:color="auto"/>
              <w:right w:val="single" w:sz="4" w:space="0" w:color="auto"/>
            </w:tcBorders>
            <w:shd w:val="clear" w:color="000000" w:fill="BDD7EE"/>
            <w:noWrap/>
            <w:vAlign w:val="center"/>
            <w:hideMark/>
          </w:tcPr>
          <w:p w14:paraId="783FE0D7" w14:textId="77777777" w:rsidR="00767BFF" w:rsidRPr="00767BFF" w:rsidRDefault="00767BFF" w:rsidP="00300F3E">
            <w:pPr>
              <w:keepNext w:val="0"/>
              <w:spacing w:line="240" w:lineRule="auto"/>
              <w:ind w:firstLine="0"/>
              <w:jc w:val="center"/>
              <w:rPr>
                <w:ins w:id="173" w:author="赵 子文" w:date="2018-11-15T23:13:00Z"/>
                <w:rFonts w:ascii="等线" w:eastAsia="等线" w:hAnsi="等线" w:cs="宋体"/>
                <w:color w:val="000000"/>
                <w:sz w:val="22"/>
                <w:szCs w:val="22"/>
              </w:rPr>
            </w:pPr>
            <w:ins w:id="174"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45A197C9" w14:textId="77777777" w:rsidR="00767BFF" w:rsidRPr="00767BFF" w:rsidRDefault="00767BFF" w:rsidP="00300F3E">
            <w:pPr>
              <w:keepNext w:val="0"/>
              <w:spacing w:line="240" w:lineRule="auto"/>
              <w:ind w:firstLine="0"/>
              <w:jc w:val="center"/>
              <w:rPr>
                <w:ins w:id="175" w:author="赵 子文" w:date="2018-11-15T23:13:00Z"/>
                <w:rFonts w:ascii="等线" w:eastAsia="等线" w:hAnsi="等线" w:cs="宋体"/>
                <w:color w:val="000000"/>
                <w:sz w:val="22"/>
                <w:szCs w:val="22"/>
              </w:rPr>
            </w:pPr>
            <w:ins w:id="176" w:author="赵 子文" w:date="2018-11-15T23:13:00Z">
              <w:r w:rsidRPr="00767BFF">
                <w:rPr>
                  <w:rFonts w:ascii="等线" w:eastAsia="等线" w:hAnsi="等线" w:cs="宋体" w:hint="eastAsia"/>
                  <w:color w:val="000000"/>
                  <w:sz w:val="22"/>
                  <w:szCs w:val="22"/>
                </w:rPr>
                <w:t>F</w:t>
              </w:r>
            </w:ins>
          </w:p>
        </w:tc>
        <w:tc>
          <w:tcPr>
            <w:tcW w:w="300" w:type="dxa"/>
            <w:tcBorders>
              <w:top w:val="nil"/>
              <w:left w:val="nil"/>
              <w:bottom w:val="single" w:sz="4" w:space="0" w:color="auto"/>
              <w:right w:val="single" w:sz="4" w:space="0" w:color="auto"/>
            </w:tcBorders>
            <w:shd w:val="clear" w:color="000000" w:fill="BDD7EE"/>
            <w:noWrap/>
            <w:vAlign w:val="center"/>
            <w:hideMark/>
          </w:tcPr>
          <w:p w14:paraId="6348C146" w14:textId="77777777" w:rsidR="00767BFF" w:rsidRPr="00767BFF" w:rsidRDefault="00767BFF" w:rsidP="00300F3E">
            <w:pPr>
              <w:keepNext w:val="0"/>
              <w:spacing w:line="240" w:lineRule="auto"/>
              <w:ind w:firstLine="0"/>
              <w:jc w:val="center"/>
              <w:rPr>
                <w:ins w:id="177" w:author="赵 子文" w:date="2018-11-15T23:13:00Z"/>
                <w:rFonts w:ascii="等线" w:eastAsia="等线" w:hAnsi="等线" w:cs="宋体"/>
                <w:color w:val="000000"/>
                <w:sz w:val="22"/>
                <w:szCs w:val="22"/>
              </w:rPr>
            </w:pPr>
            <w:ins w:id="178"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792B90AA" w14:textId="77777777" w:rsidR="00767BFF" w:rsidRPr="00767BFF" w:rsidRDefault="00767BFF" w:rsidP="00300F3E">
            <w:pPr>
              <w:keepNext w:val="0"/>
              <w:spacing w:line="240" w:lineRule="auto"/>
              <w:ind w:firstLine="0"/>
              <w:jc w:val="center"/>
              <w:rPr>
                <w:ins w:id="179" w:author="赵 子文" w:date="2018-11-15T23:13:00Z"/>
                <w:rFonts w:ascii="等线" w:eastAsia="等线" w:hAnsi="等线" w:cs="宋体"/>
                <w:color w:val="000000"/>
                <w:sz w:val="22"/>
                <w:szCs w:val="22"/>
              </w:rPr>
            </w:pPr>
            <w:ins w:id="180"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1759BBBA" w14:textId="77777777" w:rsidR="00767BFF" w:rsidRPr="00767BFF" w:rsidRDefault="00767BFF" w:rsidP="00300F3E">
            <w:pPr>
              <w:keepNext w:val="0"/>
              <w:spacing w:line="240" w:lineRule="auto"/>
              <w:ind w:firstLine="0"/>
              <w:jc w:val="center"/>
              <w:rPr>
                <w:ins w:id="181" w:author="赵 子文" w:date="2018-11-15T23:13:00Z"/>
                <w:rFonts w:ascii="等线" w:eastAsia="等线" w:hAnsi="等线" w:cs="宋体"/>
                <w:color w:val="000000"/>
                <w:sz w:val="22"/>
                <w:szCs w:val="22"/>
              </w:rPr>
            </w:pPr>
            <w:ins w:id="182"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68838CAF" w14:textId="77777777" w:rsidR="00767BFF" w:rsidRPr="00767BFF" w:rsidRDefault="00767BFF" w:rsidP="00300F3E">
            <w:pPr>
              <w:keepNext w:val="0"/>
              <w:spacing w:line="240" w:lineRule="auto"/>
              <w:ind w:firstLine="0"/>
              <w:jc w:val="center"/>
              <w:rPr>
                <w:ins w:id="183" w:author="赵 子文" w:date="2018-11-15T23:13:00Z"/>
                <w:rFonts w:ascii="等线" w:eastAsia="等线" w:hAnsi="等线" w:cs="宋体"/>
                <w:color w:val="000000"/>
                <w:sz w:val="22"/>
                <w:szCs w:val="22"/>
              </w:rPr>
            </w:pPr>
          </w:p>
        </w:tc>
        <w:tc>
          <w:tcPr>
            <w:tcW w:w="320" w:type="dxa"/>
            <w:tcBorders>
              <w:top w:val="nil"/>
              <w:left w:val="nil"/>
              <w:bottom w:val="single" w:sz="4" w:space="0" w:color="auto"/>
              <w:right w:val="single" w:sz="4" w:space="0" w:color="auto"/>
            </w:tcBorders>
            <w:shd w:val="clear" w:color="000000" w:fill="BDD7EE"/>
            <w:noWrap/>
            <w:vAlign w:val="center"/>
            <w:hideMark/>
          </w:tcPr>
          <w:p w14:paraId="19B905AB" w14:textId="77777777" w:rsidR="00767BFF" w:rsidRPr="00767BFF" w:rsidRDefault="00767BFF" w:rsidP="00300F3E">
            <w:pPr>
              <w:keepNext w:val="0"/>
              <w:spacing w:line="240" w:lineRule="auto"/>
              <w:ind w:firstLine="0"/>
              <w:jc w:val="center"/>
              <w:rPr>
                <w:ins w:id="184" w:author="赵 子文" w:date="2018-11-15T23:13:00Z"/>
                <w:rFonts w:ascii="等线" w:eastAsia="等线" w:hAnsi="等线" w:cs="宋体"/>
                <w:color w:val="000000"/>
                <w:sz w:val="22"/>
                <w:szCs w:val="22"/>
              </w:rPr>
            </w:pPr>
          </w:p>
        </w:tc>
        <w:tc>
          <w:tcPr>
            <w:tcW w:w="320" w:type="dxa"/>
            <w:tcBorders>
              <w:top w:val="nil"/>
              <w:left w:val="nil"/>
              <w:bottom w:val="single" w:sz="4" w:space="0" w:color="auto"/>
              <w:right w:val="single" w:sz="4" w:space="0" w:color="auto"/>
            </w:tcBorders>
            <w:shd w:val="clear" w:color="000000" w:fill="BDD7EE"/>
            <w:noWrap/>
            <w:vAlign w:val="center"/>
            <w:hideMark/>
          </w:tcPr>
          <w:p w14:paraId="6A1B40C5" w14:textId="77777777" w:rsidR="00767BFF" w:rsidRPr="00767BFF" w:rsidRDefault="00767BFF" w:rsidP="00300F3E">
            <w:pPr>
              <w:keepNext w:val="0"/>
              <w:spacing w:line="240" w:lineRule="auto"/>
              <w:ind w:firstLine="0"/>
              <w:jc w:val="center"/>
              <w:rPr>
                <w:ins w:id="185" w:author="赵 子文" w:date="2018-11-15T23:13:00Z"/>
                <w:rFonts w:ascii="等线" w:eastAsia="等线" w:hAnsi="等线" w:cs="宋体"/>
                <w:color w:val="000000"/>
                <w:sz w:val="22"/>
                <w:szCs w:val="22"/>
              </w:rPr>
            </w:pPr>
          </w:p>
        </w:tc>
        <w:tc>
          <w:tcPr>
            <w:tcW w:w="320" w:type="dxa"/>
            <w:tcBorders>
              <w:top w:val="nil"/>
              <w:left w:val="nil"/>
              <w:bottom w:val="single" w:sz="4" w:space="0" w:color="auto"/>
              <w:right w:val="single" w:sz="4" w:space="0" w:color="auto"/>
            </w:tcBorders>
            <w:shd w:val="clear" w:color="000000" w:fill="BDD7EE"/>
            <w:noWrap/>
            <w:vAlign w:val="center"/>
            <w:hideMark/>
          </w:tcPr>
          <w:p w14:paraId="3290A2A1" w14:textId="77777777" w:rsidR="00767BFF" w:rsidRPr="00767BFF" w:rsidRDefault="00767BFF" w:rsidP="00300F3E">
            <w:pPr>
              <w:keepNext w:val="0"/>
              <w:spacing w:line="240" w:lineRule="auto"/>
              <w:ind w:firstLine="0"/>
              <w:jc w:val="center"/>
              <w:rPr>
                <w:ins w:id="186" w:author="赵 子文" w:date="2018-11-15T23:13:00Z"/>
                <w:rFonts w:ascii="等线" w:eastAsia="等线" w:hAnsi="等线" w:cs="宋体"/>
                <w:color w:val="000000"/>
                <w:sz w:val="22"/>
                <w:szCs w:val="22"/>
              </w:rPr>
            </w:pPr>
          </w:p>
        </w:tc>
        <w:tc>
          <w:tcPr>
            <w:tcW w:w="320" w:type="dxa"/>
            <w:tcBorders>
              <w:top w:val="nil"/>
              <w:left w:val="nil"/>
              <w:bottom w:val="single" w:sz="4" w:space="0" w:color="auto"/>
              <w:right w:val="single" w:sz="4" w:space="0" w:color="auto"/>
            </w:tcBorders>
            <w:shd w:val="clear" w:color="000000" w:fill="BDD7EE"/>
            <w:noWrap/>
            <w:vAlign w:val="center"/>
            <w:hideMark/>
          </w:tcPr>
          <w:p w14:paraId="71BBC4E4" w14:textId="77777777" w:rsidR="00767BFF" w:rsidRPr="00767BFF" w:rsidRDefault="00767BFF" w:rsidP="00300F3E">
            <w:pPr>
              <w:keepNext w:val="0"/>
              <w:spacing w:line="240" w:lineRule="auto"/>
              <w:ind w:firstLine="0"/>
              <w:jc w:val="center"/>
              <w:rPr>
                <w:ins w:id="187" w:author="赵 子文" w:date="2018-11-15T23:13:00Z"/>
                <w:rFonts w:ascii="等线" w:eastAsia="等线" w:hAnsi="等线" w:cs="宋体"/>
                <w:color w:val="000000"/>
                <w:sz w:val="22"/>
                <w:szCs w:val="22"/>
              </w:rPr>
            </w:pPr>
            <w:ins w:id="188"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4B7D46D4" w14:textId="77777777" w:rsidR="00767BFF" w:rsidRPr="00767BFF" w:rsidRDefault="00767BFF" w:rsidP="00300F3E">
            <w:pPr>
              <w:keepNext w:val="0"/>
              <w:spacing w:line="240" w:lineRule="auto"/>
              <w:ind w:firstLine="0"/>
              <w:jc w:val="center"/>
              <w:rPr>
                <w:ins w:id="189" w:author="赵 子文" w:date="2018-11-15T23:13:00Z"/>
                <w:rFonts w:ascii="等线" w:eastAsia="等线" w:hAnsi="等线" w:cs="宋体"/>
                <w:color w:val="000000"/>
                <w:sz w:val="22"/>
                <w:szCs w:val="22"/>
              </w:rPr>
            </w:pPr>
            <w:ins w:id="190" w:author="赵 子文" w:date="2018-11-15T23:13:00Z">
              <w:r w:rsidRPr="00767BFF">
                <w:rPr>
                  <w:rFonts w:ascii="等线" w:eastAsia="等线" w:hAnsi="等线" w:cs="宋体" w:hint="eastAsia"/>
                  <w:color w:val="000000"/>
                  <w:sz w:val="22"/>
                  <w:szCs w:val="22"/>
                </w:rPr>
                <w:t>T</w:t>
              </w:r>
            </w:ins>
          </w:p>
        </w:tc>
      </w:tr>
      <w:tr w:rsidR="00767BFF" w:rsidRPr="00767BFF" w14:paraId="352BDC98" w14:textId="77777777" w:rsidTr="00767BFF">
        <w:trPr>
          <w:trHeight w:val="285"/>
          <w:ins w:id="191" w:author="赵 子文" w:date="2018-11-15T23:13:00Z"/>
        </w:trPr>
        <w:tc>
          <w:tcPr>
            <w:tcW w:w="400" w:type="dxa"/>
            <w:vMerge/>
            <w:tcBorders>
              <w:top w:val="single" w:sz="4" w:space="0" w:color="auto"/>
              <w:left w:val="single" w:sz="4" w:space="0" w:color="auto"/>
              <w:bottom w:val="single" w:sz="4" w:space="0" w:color="auto"/>
              <w:right w:val="single" w:sz="4" w:space="0" w:color="auto"/>
            </w:tcBorders>
            <w:vAlign w:val="center"/>
            <w:hideMark/>
          </w:tcPr>
          <w:p w14:paraId="168D7779" w14:textId="77777777" w:rsidR="00767BFF" w:rsidRPr="00767BFF" w:rsidRDefault="00767BFF" w:rsidP="00300F3E">
            <w:pPr>
              <w:keepNext w:val="0"/>
              <w:spacing w:line="240" w:lineRule="auto"/>
              <w:ind w:firstLine="0"/>
              <w:jc w:val="center"/>
              <w:rPr>
                <w:ins w:id="192" w:author="赵 子文" w:date="2018-11-15T23:13:00Z"/>
                <w:rFonts w:ascii="等线" w:eastAsia="等线" w:hAnsi="等线" w:cs="宋体"/>
                <w:color w:val="000000"/>
                <w:sz w:val="22"/>
                <w:szCs w:val="22"/>
              </w:rPr>
            </w:pPr>
          </w:p>
        </w:tc>
        <w:tc>
          <w:tcPr>
            <w:tcW w:w="2240" w:type="dxa"/>
            <w:tcBorders>
              <w:top w:val="nil"/>
              <w:left w:val="nil"/>
              <w:bottom w:val="single" w:sz="4" w:space="0" w:color="auto"/>
              <w:right w:val="single" w:sz="4" w:space="0" w:color="auto"/>
            </w:tcBorders>
            <w:shd w:val="clear" w:color="000000" w:fill="DDEBF7"/>
            <w:noWrap/>
            <w:vAlign w:val="center"/>
            <w:hideMark/>
          </w:tcPr>
          <w:p w14:paraId="4C2D2543" w14:textId="77777777" w:rsidR="00767BFF" w:rsidRPr="00767BFF" w:rsidRDefault="00767BFF" w:rsidP="00300F3E">
            <w:pPr>
              <w:keepNext w:val="0"/>
              <w:spacing w:line="240" w:lineRule="auto"/>
              <w:ind w:firstLine="0"/>
              <w:jc w:val="center"/>
              <w:rPr>
                <w:ins w:id="193" w:author="赵 子文" w:date="2018-11-15T23:13:00Z"/>
                <w:rFonts w:ascii="等线" w:eastAsia="等线" w:hAnsi="等线" w:cs="宋体"/>
                <w:color w:val="000000"/>
                <w:sz w:val="22"/>
                <w:szCs w:val="22"/>
              </w:rPr>
            </w:pPr>
            <w:ins w:id="194" w:author="赵 子文" w:date="2018-11-15T23:13:00Z">
              <w:r w:rsidRPr="00767BFF">
                <w:rPr>
                  <w:rFonts w:ascii="等线" w:eastAsia="等线" w:hAnsi="等线" w:cs="宋体" w:hint="eastAsia"/>
                  <w:color w:val="000000"/>
                  <w:sz w:val="22"/>
                  <w:szCs w:val="22"/>
                </w:rPr>
                <w:t>按动“Keeper”按钮</w:t>
              </w:r>
            </w:ins>
          </w:p>
        </w:tc>
        <w:tc>
          <w:tcPr>
            <w:tcW w:w="300" w:type="dxa"/>
            <w:tcBorders>
              <w:top w:val="nil"/>
              <w:left w:val="nil"/>
              <w:bottom w:val="single" w:sz="4" w:space="0" w:color="auto"/>
              <w:right w:val="single" w:sz="4" w:space="0" w:color="auto"/>
            </w:tcBorders>
            <w:shd w:val="clear" w:color="000000" w:fill="BDD7EE"/>
            <w:noWrap/>
            <w:vAlign w:val="center"/>
            <w:hideMark/>
          </w:tcPr>
          <w:p w14:paraId="7AFB600A" w14:textId="77777777" w:rsidR="00767BFF" w:rsidRPr="00767BFF" w:rsidRDefault="00767BFF" w:rsidP="00300F3E">
            <w:pPr>
              <w:keepNext w:val="0"/>
              <w:spacing w:line="240" w:lineRule="auto"/>
              <w:ind w:firstLine="0"/>
              <w:jc w:val="center"/>
              <w:rPr>
                <w:ins w:id="195" w:author="赵 子文" w:date="2018-11-15T23:13:00Z"/>
                <w:rFonts w:ascii="等线" w:eastAsia="等线" w:hAnsi="等线" w:cs="宋体"/>
                <w:color w:val="000000"/>
                <w:sz w:val="22"/>
                <w:szCs w:val="22"/>
              </w:rPr>
            </w:pPr>
          </w:p>
        </w:tc>
        <w:tc>
          <w:tcPr>
            <w:tcW w:w="300" w:type="dxa"/>
            <w:tcBorders>
              <w:top w:val="nil"/>
              <w:left w:val="nil"/>
              <w:bottom w:val="single" w:sz="4" w:space="0" w:color="auto"/>
              <w:right w:val="single" w:sz="4" w:space="0" w:color="auto"/>
            </w:tcBorders>
            <w:shd w:val="clear" w:color="000000" w:fill="BDD7EE"/>
            <w:noWrap/>
            <w:vAlign w:val="center"/>
            <w:hideMark/>
          </w:tcPr>
          <w:p w14:paraId="18A064A2" w14:textId="77777777" w:rsidR="00767BFF" w:rsidRPr="00767BFF" w:rsidRDefault="00767BFF" w:rsidP="00300F3E">
            <w:pPr>
              <w:keepNext w:val="0"/>
              <w:spacing w:line="240" w:lineRule="auto"/>
              <w:ind w:firstLine="0"/>
              <w:jc w:val="center"/>
              <w:rPr>
                <w:ins w:id="196" w:author="赵 子文" w:date="2018-11-15T23:13:00Z"/>
                <w:rFonts w:ascii="等线" w:eastAsia="等线" w:hAnsi="等线" w:cs="宋体"/>
                <w:color w:val="000000"/>
                <w:sz w:val="22"/>
                <w:szCs w:val="22"/>
              </w:rPr>
            </w:pPr>
          </w:p>
        </w:tc>
        <w:tc>
          <w:tcPr>
            <w:tcW w:w="320" w:type="dxa"/>
            <w:tcBorders>
              <w:top w:val="nil"/>
              <w:left w:val="nil"/>
              <w:bottom w:val="single" w:sz="4" w:space="0" w:color="auto"/>
              <w:right w:val="single" w:sz="4" w:space="0" w:color="auto"/>
            </w:tcBorders>
            <w:shd w:val="clear" w:color="000000" w:fill="BDD7EE"/>
            <w:noWrap/>
            <w:vAlign w:val="center"/>
            <w:hideMark/>
          </w:tcPr>
          <w:p w14:paraId="5C415E36" w14:textId="77777777" w:rsidR="00767BFF" w:rsidRPr="00767BFF" w:rsidRDefault="00767BFF" w:rsidP="00300F3E">
            <w:pPr>
              <w:keepNext w:val="0"/>
              <w:spacing w:line="240" w:lineRule="auto"/>
              <w:ind w:firstLine="0"/>
              <w:jc w:val="center"/>
              <w:rPr>
                <w:ins w:id="197" w:author="赵 子文" w:date="2018-11-15T23:13:00Z"/>
                <w:rFonts w:ascii="等线" w:eastAsia="等线" w:hAnsi="等线" w:cs="宋体"/>
                <w:color w:val="000000"/>
                <w:sz w:val="22"/>
                <w:szCs w:val="22"/>
              </w:rPr>
            </w:pPr>
          </w:p>
        </w:tc>
        <w:tc>
          <w:tcPr>
            <w:tcW w:w="300" w:type="dxa"/>
            <w:tcBorders>
              <w:top w:val="nil"/>
              <w:left w:val="nil"/>
              <w:bottom w:val="single" w:sz="4" w:space="0" w:color="auto"/>
              <w:right w:val="single" w:sz="4" w:space="0" w:color="auto"/>
            </w:tcBorders>
            <w:shd w:val="clear" w:color="000000" w:fill="BDD7EE"/>
            <w:noWrap/>
            <w:vAlign w:val="center"/>
            <w:hideMark/>
          </w:tcPr>
          <w:p w14:paraId="52C822C5" w14:textId="77777777" w:rsidR="00767BFF" w:rsidRPr="00767BFF" w:rsidRDefault="00767BFF" w:rsidP="00300F3E">
            <w:pPr>
              <w:keepNext w:val="0"/>
              <w:spacing w:line="240" w:lineRule="auto"/>
              <w:ind w:firstLine="0"/>
              <w:jc w:val="center"/>
              <w:rPr>
                <w:ins w:id="198" w:author="赵 子文" w:date="2018-11-15T23:13:00Z"/>
                <w:rFonts w:ascii="等线" w:eastAsia="等线" w:hAnsi="等线" w:cs="宋体"/>
                <w:color w:val="000000"/>
                <w:sz w:val="22"/>
                <w:szCs w:val="22"/>
              </w:rPr>
            </w:pPr>
          </w:p>
        </w:tc>
        <w:tc>
          <w:tcPr>
            <w:tcW w:w="320" w:type="dxa"/>
            <w:tcBorders>
              <w:top w:val="nil"/>
              <w:left w:val="nil"/>
              <w:bottom w:val="single" w:sz="4" w:space="0" w:color="auto"/>
              <w:right w:val="single" w:sz="4" w:space="0" w:color="auto"/>
            </w:tcBorders>
            <w:shd w:val="clear" w:color="000000" w:fill="BDD7EE"/>
            <w:noWrap/>
            <w:vAlign w:val="center"/>
            <w:hideMark/>
          </w:tcPr>
          <w:p w14:paraId="62EAC1A5" w14:textId="77777777" w:rsidR="00767BFF" w:rsidRPr="00767BFF" w:rsidRDefault="00767BFF" w:rsidP="00300F3E">
            <w:pPr>
              <w:keepNext w:val="0"/>
              <w:spacing w:line="240" w:lineRule="auto"/>
              <w:ind w:firstLine="0"/>
              <w:jc w:val="center"/>
              <w:rPr>
                <w:ins w:id="199" w:author="赵 子文" w:date="2018-11-15T23:13:00Z"/>
                <w:rFonts w:ascii="等线" w:eastAsia="等线" w:hAnsi="等线" w:cs="宋体"/>
                <w:color w:val="000000"/>
                <w:sz w:val="22"/>
                <w:szCs w:val="22"/>
              </w:rPr>
            </w:pPr>
          </w:p>
        </w:tc>
        <w:tc>
          <w:tcPr>
            <w:tcW w:w="320" w:type="dxa"/>
            <w:tcBorders>
              <w:top w:val="nil"/>
              <w:left w:val="nil"/>
              <w:bottom w:val="single" w:sz="4" w:space="0" w:color="auto"/>
              <w:right w:val="single" w:sz="4" w:space="0" w:color="auto"/>
            </w:tcBorders>
            <w:shd w:val="clear" w:color="000000" w:fill="BDD7EE"/>
            <w:noWrap/>
            <w:vAlign w:val="center"/>
            <w:hideMark/>
          </w:tcPr>
          <w:p w14:paraId="6313CE3A" w14:textId="77777777" w:rsidR="00767BFF" w:rsidRPr="00767BFF" w:rsidRDefault="00767BFF" w:rsidP="00300F3E">
            <w:pPr>
              <w:keepNext w:val="0"/>
              <w:spacing w:line="240" w:lineRule="auto"/>
              <w:ind w:firstLine="0"/>
              <w:jc w:val="center"/>
              <w:rPr>
                <w:ins w:id="200" w:author="赵 子文" w:date="2018-11-15T23:13:00Z"/>
                <w:rFonts w:ascii="等线" w:eastAsia="等线" w:hAnsi="等线" w:cs="宋体"/>
                <w:color w:val="000000"/>
                <w:sz w:val="22"/>
                <w:szCs w:val="22"/>
              </w:rPr>
            </w:pPr>
          </w:p>
        </w:tc>
        <w:tc>
          <w:tcPr>
            <w:tcW w:w="320" w:type="dxa"/>
            <w:tcBorders>
              <w:top w:val="nil"/>
              <w:left w:val="nil"/>
              <w:bottom w:val="single" w:sz="4" w:space="0" w:color="auto"/>
              <w:right w:val="single" w:sz="4" w:space="0" w:color="auto"/>
            </w:tcBorders>
            <w:shd w:val="clear" w:color="000000" w:fill="BDD7EE"/>
            <w:noWrap/>
            <w:vAlign w:val="center"/>
            <w:hideMark/>
          </w:tcPr>
          <w:p w14:paraId="09DB6782" w14:textId="77777777" w:rsidR="00767BFF" w:rsidRPr="00767BFF" w:rsidRDefault="00767BFF" w:rsidP="00300F3E">
            <w:pPr>
              <w:keepNext w:val="0"/>
              <w:spacing w:line="240" w:lineRule="auto"/>
              <w:ind w:firstLine="0"/>
              <w:jc w:val="center"/>
              <w:rPr>
                <w:ins w:id="201" w:author="赵 子文" w:date="2018-11-15T23:13:00Z"/>
                <w:rFonts w:ascii="等线" w:eastAsia="等线" w:hAnsi="等线" w:cs="宋体"/>
                <w:color w:val="000000"/>
                <w:sz w:val="22"/>
                <w:szCs w:val="22"/>
              </w:rPr>
            </w:pPr>
          </w:p>
        </w:tc>
        <w:tc>
          <w:tcPr>
            <w:tcW w:w="320" w:type="dxa"/>
            <w:tcBorders>
              <w:top w:val="nil"/>
              <w:left w:val="nil"/>
              <w:bottom w:val="single" w:sz="4" w:space="0" w:color="auto"/>
              <w:right w:val="single" w:sz="4" w:space="0" w:color="auto"/>
            </w:tcBorders>
            <w:shd w:val="clear" w:color="000000" w:fill="BDD7EE"/>
            <w:noWrap/>
            <w:vAlign w:val="center"/>
            <w:hideMark/>
          </w:tcPr>
          <w:p w14:paraId="411E90F0" w14:textId="77777777" w:rsidR="00767BFF" w:rsidRPr="00767BFF" w:rsidRDefault="00767BFF" w:rsidP="00300F3E">
            <w:pPr>
              <w:keepNext w:val="0"/>
              <w:spacing w:line="240" w:lineRule="auto"/>
              <w:ind w:firstLine="0"/>
              <w:jc w:val="center"/>
              <w:rPr>
                <w:ins w:id="202" w:author="赵 子文" w:date="2018-11-15T23:13:00Z"/>
                <w:rFonts w:ascii="等线" w:eastAsia="等线" w:hAnsi="等线" w:cs="宋体"/>
                <w:color w:val="000000"/>
                <w:sz w:val="22"/>
                <w:szCs w:val="22"/>
              </w:rPr>
            </w:pPr>
            <w:ins w:id="203"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4CAB0F31" w14:textId="77777777" w:rsidR="00767BFF" w:rsidRPr="00767BFF" w:rsidRDefault="00767BFF" w:rsidP="00300F3E">
            <w:pPr>
              <w:keepNext w:val="0"/>
              <w:spacing w:line="240" w:lineRule="auto"/>
              <w:ind w:firstLine="0"/>
              <w:jc w:val="center"/>
              <w:rPr>
                <w:ins w:id="204" w:author="赵 子文" w:date="2018-11-15T23:13:00Z"/>
                <w:rFonts w:ascii="等线" w:eastAsia="等线" w:hAnsi="等线" w:cs="宋体"/>
                <w:color w:val="000000"/>
                <w:sz w:val="22"/>
                <w:szCs w:val="22"/>
              </w:rPr>
            </w:pPr>
            <w:ins w:id="205" w:author="赵 子文" w:date="2018-11-15T23:13:00Z">
              <w:r w:rsidRPr="00767BFF">
                <w:rPr>
                  <w:rFonts w:ascii="等线" w:eastAsia="等线" w:hAnsi="等线" w:cs="宋体" w:hint="eastAsia"/>
                  <w:color w:val="000000"/>
                  <w:sz w:val="22"/>
                  <w:szCs w:val="22"/>
                </w:rPr>
                <w:t>T</w:t>
              </w:r>
            </w:ins>
          </w:p>
        </w:tc>
        <w:tc>
          <w:tcPr>
            <w:tcW w:w="320" w:type="dxa"/>
            <w:tcBorders>
              <w:top w:val="nil"/>
              <w:left w:val="nil"/>
              <w:bottom w:val="single" w:sz="4" w:space="0" w:color="auto"/>
              <w:right w:val="single" w:sz="4" w:space="0" w:color="auto"/>
            </w:tcBorders>
            <w:shd w:val="clear" w:color="000000" w:fill="BDD7EE"/>
            <w:noWrap/>
            <w:vAlign w:val="center"/>
            <w:hideMark/>
          </w:tcPr>
          <w:p w14:paraId="5972B9FE" w14:textId="77777777" w:rsidR="00767BFF" w:rsidRPr="00767BFF" w:rsidRDefault="00767BFF" w:rsidP="00300F3E">
            <w:pPr>
              <w:keepNext w:val="0"/>
              <w:spacing w:line="240" w:lineRule="auto"/>
              <w:ind w:firstLine="0"/>
              <w:jc w:val="center"/>
              <w:rPr>
                <w:ins w:id="206" w:author="赵 子文" w:date="2018-11-15T23:13:00Z"/>
                <w:rFonts w:ascii="等线" w:eastAsia="等线" w:hAnsi="等线" w:cs="宋体"/>
                <w:color w:val="000000"/>
                <w:sz w:val="22"/>
                <w:szCs w:val="22"/>
              </w:rPr>
            </w:pPr>
            <w:ins w:id="207" w:author="赵 子文" w:date="2018-11-15T23:13:00Z">
              <w:r w:rsidRPr="00767BFF">
                <w:rPr>
                  <w:rFonts w:ascii="等线" w:eastAsia="等线" w:hAnsi="等线" w:cs="宋体" w:hint="eastAsia"/>
                  <w:color w:val="000000"/>
                  <w:sz w:val="22"/>
                  <w:szCs w:val="22"/>
                </w:rPr>
                <w:t>T</w:t>
              </w:r>
            </w:ins>
          </w:p>
        </w:tc>
        <w:tc>
          <w:tcPr>
            <w:tcW w:w="320" w:type="dxa"/>
            <w:tcBorders>
              <w:top w:val="nil"/>
              <w:left w:val="nil"/>
              <w:bottom w:val="single" w:sz="4" w:space="0" w:color="auto"/>
              <w:right w:val="single" w:sz="4" w:space="0" w:color="auto"/>
            </w:tcBorders>
            <w:shd w:val="clear" w:color="000000" w:fill="BDD7EE"/>
            <w:noWrap/>
            <w:vAlign w:val="center"/>
            <w:hideMark/>
          </w:tcPr>
          <w:p w14:paraId="21563465" w14:textId="77777777" w:rsidR="00767BFF" w:rsidRPr="00767BFF" w:rsidRDefault="00767BFF" w:rsidP="00300F3E">
            <w:pPr>
              <w:keepNext w:val="0"/>
              <w:spacing w:line="240" w:lineRule="auto"/>
              <w:ind w:firstLine="0"/>
              <w:jc w:val="center"/>
              <w:rPr>
                <w:ins w:id="208" w:author="赵 子文" w:date="2018-11-15T23:13:00Z"/>
                <w:rFonts w:ascii="等线" w:eastAsia="等线" w:hAnsi="等线" w:cs="宋体"/>
                <w:color w:val="000000"/>
                <w:sz w:val="22"/>
                <w:szCs w:val="22"/>
              </w:rPr>
            </w:pPr>
          </w:p>
        </w:tc>
        <w:tc>
          <w:tcPr>
            <w:tcW w:w="320" w:type="dxa"/>
            <w:tcBorders>
              <w:top w:val="nil"/>
              <w:left w:val="nil"/>
              <w:bottom w:val="single" w:sz="4" w:space="0" w:color="auto"/>
              <w:right w:val="single" w:sz="4" w:space="0" w:color="auto"/>
            </w:tcBorders>
            <w:shd w:val="clear" w:color="000000" w:fill="BDD7EE"/>
            <w:noWrap/>
            <w:vAlign w:val="center"/>
            <w:hideMark/>
          </w:tcPr>
          <w:p w14:paraId="0324C87C" w14:textId="77777777" w:rsidR="00767BFF" w:rsidRPr="00767BFF" w:rsidRDefault="00767BFF" w:rsidP="00300F3E">
            <w:pPr>
              <w:keepNext w:val="0"/>
              <w:spacing w:line="240" w:lineRule="auto"/>
              <w:ind w:firstLine="0"/>
              <w:jc w:val="center"/>
              <w:rPr>
                <w:ins w:id="209" w:author="赵 子文" w:date="2018-11-15T23:13:00Z"/>
                <w:rFonts w:ascii="等线" w:eastAsia="等线" w:hAnsi="等线" w:cs="宋体"/>
                <w:color w:val="000000"/>
                <w:sz w:val="22"/>
                <w:szCs w:val="22"/>
              </w:rPr>
            </w:pPr>
          </w:p>
        </w:tc>
      </w:tr>
      <w:tr w:rsidR="00767BFF" w:rsidRPr="00767BFF" w14:paraId="023CD2F7" w14:textId="77777777" w:rsidTr="00767BFF">
        <w:trPr>
          <w:trHeight w:val="285"/>
          <w:ins w:id="210" w:author="赵 子文" w:date="2018-11-15T23:13:00Z"/>
        </w:trPr>
        <w:tc>
          <w:tcPr>
            <w:tcW w:w="400" w:type="dxa"/>
            <w:vMerge/>
            <w:tcBorders>
              <w:top w:val="single" w:sz="4" w:space="0" w:color="auto"/>
              <w:left w:val="single" w:sz="4" w:space="0" w:color="auto"/>
              <w:bottom w:val="single" w:sz="4" w:space="0" w:color="auto"/>
              <w:right w:val="single" w:sz="4" w:space="0" w:color="auto"/>
            </w:tcBorders>
            <w:vAlign w:val="center"/>
            <w:hideMark/>
          </w:tcPr>
          <w:p w14:paraId="6EBA78C1" w14:textId="77777777" w:rsidR="00767BFF" w:rsidRPr="00767BFF" w:rsidRDefault="00767BFF" w:rsidP="00300F3E">
            <w:pPr>
              <w:keepNext w:val="0"/>
              <w:spacing w:line="240" w:lineRule="auto"/>
              <w:ind w:firstLine="0"/>
              <w:jc w:val="center"/>
              <w:rPr>
                <w:ins w:id="211" w:author="赵 子文" w:date="2018-11-15T23:13:00Z"/>
                <w:rFonts w:ascii="等线" w:eastAsia="等线" w:hAnsi="等线" w:cs="宋体"/>
                <w:color w:val="000000"/>
                <w:sz w:val="22"/>
                <w:szCs w:val="22"/>
              </w:rPr>
            </w:pPr>
          </w:p>
        </w:tc>
        <w:tc>
          <w:tcPr>
            <w:tcW w:w="2240" w:type="dxa"/>
            <w:tcBorders>
              <w:top w:val="nil"/>
              <w:left w:val="nil"/>
              <w:bottom w:val="single" w:sz="4" w:space="0" w:color="auto"/>
              <w:right w:val="single" w:sz="4" w:space="0" w:color="auto"/>
            </w:tcBorders>
            <w:shd w:val="clear" w:color="000000" w:fill="DDEBF7"/>
            <w:noWrap/>
            <w:vAlign w:val="center"/>
            <w:hideMark/>
          </w:tcPr>
          <w:p w14:paraId="02B7642D" w14:textId="77777777" w:rsidR="00767BFF" w:rsidRPr="00767BFF" w:rsidRDefault="00767BFF" w:rsidP="00300F3E">
            <w:pPr>
              <w:keepNext w:val="0"/>
              <w:spacing w:line="240" w:lineRule="auto"/>
              <w:ind w:firstLine="0"/>
              <w:jc w:val="center"/>
              <w:rPr>
                <w:ins w:id="212" w:author="赵 子文" w:date="2018-11-15T23:13:00Z"/>
                <w:rFonts w:ascii="等线" w:eastAsia="等线" w:hAnsi="等线" w:cs="宋体"/>
                <w:color w:val="000000"/>
                <w:sz w:val="22"/>
                <w:szCs w:val="22"/>
              </w:rPr>
            </w:pPr>
            <w:ins w:id="213" w:author="赵 子文" w:date="2018-11-15T23:13:00Z">
              <w:r w:rsidRPr="00767BFF">
                <w:rPr>
                  <w:rFonts w:ascii="等线" w:eastAsia="等线" w:hAnsi="等线" w:cs="宋体" w:hint="eastAsia"/>
                  <w:color w:val="000000"/>
                  <w:sz w:val="22"/>
                  <w:szCs w:val="22"/>
                </w:rPr>
                <w:t>按动“廊灯”按钮</w:t>
              </w:r>
            </w:ins>
          </w:p>
        </w:tc>
        <w:tc>
          <w:tcPr>
            <w:tcW w:w="300" w:type="dxa"/>
            <w:tcBorders>
              <w:top w:val="nil"/>
              <w:left w:val="nil"/>
              <w:bottom w:val="single" w:sz="4" w:space="0" w:color="auto"/>
              <w:right w:val="single" w:sz="4" w:space="0" w:color="auto"/>
            </w:tcBorders>
            <w:shd w:val="clear" w:color="000000" w:fill="BDD7EE"/>
            <w:noWrap/>
            <w:vAlign w:val="center"/>
            <w:hideMark/>
          </w:tcPr>
          <w:p w14:paraId="508AC0BA" w14:textId="77777777" w:rsidR="00767BFF" w:rsidRPr="00767BFF" w:rsidRDefault="00767BFF" w:rsidP="00300F3E">
            <w:pPr>
              <w:keepNext w:val="0"/>
              <w:spacing w:line="240" w:lineRule="auto"/>
              <w:ind w:firstLine="0"/>
              <w:jc w:val="center"/>
              <w:rPr>
                <w:ins w:id="214" w:author="赵 子文" w:date="2018-11-15T23:13:00Z"/>
                <w:rFonts w:ascii="等线" w:eastAsia="等线" w:hAnsi="等线" w:cs="宋体"/>
                <w:color w:val="000000"/>
                <w:sz w:val="22"/>
                <w:szCs w:val="22"/>
              </w:rPr>
            </w:pPr>
            <w:ins w:id="215" w:author="赵 子文" w:date="2018-11-15T23:13:00Z">
              <w:r w:rsidRPr="00767BFF">
                <w:rPr>
                  <w:rFonts w:ascii="等线" w:eastAsia="等线" w:hAnsi="等线" w:cs="宋体" w:hint="eastAsia"/>
                  <w:color w:val="000000"/>
                  <w:sz w:val="22"/>
                  <w:szCs w:val="22"/>
                </w:rPr>
                <w:t>F</w:t>
              </w:r>
            </w:ins>
          </w:p>
        </w:tc>
        <w:tc>
          <w:tcPr>
            <w:tcW w:w="300" w:type="dxa"/>
            <w:tcBorders>
              <w:top w:val="nil"/>
              <w:left w:val="nil"/>
              <w:bottom w:val="single" w:sz="4" w:space="0" w:color="auto"/>
              <w:right w:val="single" w:sz="4" w:space="0" w:color="auto"/>
            </w:tcBorders>
            <w:shd w:val="clear" w:color="000000" w:fill="BDD7EE"/>
            <w:noWrap/>
            <w:vAlign w:val="center"/>
            <w:hideMark/>
          </w:tcPr>
          <w:p w14:paraId="76108A1E" w14:textId="77777777" w:rsidR="00767BFF" w:rsidRPr="00767BFF" w:rsidRDefault="00767BFF" w:rsidP="00300F3E">
            <w:pPr>
              <w:keepNext w:val="0"/>
              <w:spacing w:line="240" w:lineRule="auto"/>
              <w:ind w:firstLine="0"/>
              <w:jc w:val="center"/>
              <w:rPr>
                <w:ins w:id="216" w:author="赵 子文" w:date="2018-11-15T23:13:00Z"/>
                <w:rFonts w:ascii="等线" w:eastAsia="等线" w:hAnsi="等线" w:cs="宋体"/>
                <w:color w:val="000000"/>
                <w:sz w:val="22"/>
                <w:szCs w:val="22"/>
              </w:rPr>
            </w:pPr>
            <w:ins w:id="217" w:author="赵 子文" w:date="2018-11-15T23:13:00Z">
              <w:r w:rsidRPr="00767BFF">
                <w:rPr>
                  <w:rFonts w:ascii="等线" w:eastAsia="等线" w:hAnsi="等线" w:cs="宋体" w:hint="eastAsia"/>
                  <w:color w:val="000000"/>
                  <w:sz w:val="22"/>
                  <w:szCs w:val="22"/>
                </w:rPr>
                <w:t>T</w:t>
              </w:r>
            </w:ins>
          </w:p>
        </w:tc>
        <w:tc>
          <w:tcPr>
            <w:tcW w:w="320" w:type="dxa"/>
            <w:tcBorders>
              <w:top w:val="nil"/>
              <w:left w:val="nil"/>
              <w:bottom w:val="single" w:sz="4" w:space="0" w:color="auto"/>
              <w:right w:val="single" w:sz="4" w:space="0" w:color="auto"/>
            </w:tcBorders>
            <w:shd w:val="clear" w:color="000000" w:fill="BDD7EE"/>
            <w:noWrap/>
            <w:vAlign w:val="center"/>
            <w:hideMark/>
          </w:tcPr>
          <w:p w14:paraId="738F9CFA" w14:textId="77777777" w:rsidR="00767BFF" w:rsidRPr="00767BFF" w:rsidRDefault="00767BFF" w:rsidP="00300F3E">
            <w:pPr>
              <w:keepNext w:val="0"/>
              <w:spacing w:line="240" w:lineRule="auto"/>
              <w:ind w:firstLine="0"/>
              <w:jc w:val="center"/>
              <w:rPr>
                <w:ins w:id="218" w:author="赵 子文" w:date="2018-11-15T23:13:00Z"/>
                <w:rFonts w:ascii="等线" w:eastAsia="等线" w:hAnsi="等线" w:cs="宋体"/>
                <w:color w:val="000000"/>
                <w:sz w:val="22"/>
                <w:szCs w:val="22"/>
              </w:rPr>
            </w:pPr>
            <w:ins w:id="219" w:author="赵 子文" w:date="2018-11-15T23:13:00Z">
              <w:r w:rsidRPr="00767BFF">
                <w:rPr>
                  <w:rFonts w:ascii="等线" w:eastAsia="等线" w:hAnsi="等线" w:cs="宋体" w:hint="eastAsia"/>
                  <w:color w:val="000000"/>
                  <w:sz w:val="22"/>
                  <w:szCs w:val="22"/>
                </w:rPr>
                <w:t>F</w:t>
              </w:r>
            </w:ins>
          </w:p>
        </w:tc>
        <w:tc>
          <w:tcPr>
            <w:tcW w:w="300" w:type="dxa"/>
            <w:tcBorders>
              <w:top w:val="nil"/>
              <w:left w:val="nil"/>
              <w:bottom w:val="single" w:sz="4" w:space="0" w:color="auto"/>
              <w:right w:val="single" w:sz="4" w:space="0" w:color="auto"/>
            </w:tcBorders>
            <w:shd w:val="clear" w:color="000000" w:fill="BDD7EE"/>
            <w:noWrap/>
            <w:vAlign w:val="center"/>
            <w:hideMark/>
          </w:tcPr>
          <w:p w14:paraId="67861B3A" w14:textId="77777777" w:rsidR="00767BFF" w:rsidRPr="00767BFF" w:rsidRDefault="00767BFF" w:rsidP="00300F3E">
            <w:pPr>
              <w:keepNext w:val="0"/>
              <w:spacing w:line="240" w:lineRule="auto"/>
              <w:ind w:firstLine="0"/>
              <w:jc w:val="center"/>
              <w:rPr>
                <w:ins w:id="220" w:author="赵 子文" w:date="2018-11-15T23:13:00Z"/>
                <w:rFonts w:ascii="等线" w:eastAsia="等线" w:hAnsi="等线" w:cs="宋体"/>
                <w:color w:val="000000"/>
                <w:sz w:val="22"/>
                <w:szCs w:val="22"/>
              </w:rPr>
            </w:pPr>
            <w:ins w:id="221" w:author="赵 子文" w:date="2018-11-15T23:13:00Z">
              <w:r w:rsidRPr="00767BFF">
                <w:rPr>
                  <w:rFonts w:ascii="等线" w:eastAsia="等线" w:hAnsi="等线" w:cs="宋体" w:hint="eastAsia"/>
                  <w:color w:val="000000"/>
                  <w:sz w:val="22"/>
                  <w:szCs w:val="22"/>
                </w:rPr>
                <w:t>T</w:t>
              </w:r>
            </w:ins>
          </w:p>
        </w:tc>
        <w:tc>
          <w:tcPr>
            <w:tcW w:w="320" w:type="dxa"/>
            <w:tcBorders>
              <w:top w:val="nil"/>
              <w:left w:val="nil"/>
              <w:bottom w:val="single" w:sz="4" w:space="0" w:color="auto"/>
              <w:right w:val="single" w:sz="4" w:space="0" w:color="auto"/>
            </w:tcBorders>
            <w:shd w:val="clear" w:color="000000" w:fill="BDD7EE"/>
            <w:noWrap/>
            <w:vAlign w:val="center"/>
            <w:hideMark/>
          </w:tcPr>
          <w:p w14:paraId="1ECF7C61" w14:textId="77777777" w:rsidR="00767BFF" w:rsidRPr="00767BFF" w:rsidRDefault="00767BFF" w:rsidP="00300F3E">
            <w:pPr>
              <w:keepNext w:val="0"/>
              <w:spacing w:line="240" w:lineRule="auto"/>
              <w:ind w:firstLine="0"/>
              <w:jc w:val="center"/>
              <w:rPr>
                <w:ins w:id="222" w:author="赵 子文" w:date="2018-11-15T23:13:00Z"/>
                <w:rFonts w:ascii="等线" w:eastAsia="等线" w:hAnsi="等线" w:cs="宋体"/>
                <w:color w:val="000000"/>
                <w:sz w:val="22"/>
                <w:szCs w:val="22"/>
              </w:rPr>
            </w:pPr>
            <w:ins w:id="223"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18E355D4" w14:textId="77777777" w:rsidR="00767BFF" w:rsidRPr="00767BFF" w:rsidRDefault="00767BFF" w:rsidP="00300F3E">
            <w:pPr>
              <w:keepNext w:val="0"/>
              <w:spacing w:line="240" w:lineRule="auto"/>
              <w:ind w:firstLine="0"/>
              <w:jc w:val="center"/>
              <w:rPr>
                <w:ins w:id="224" w:author="赵 子文" w:date="2018-11-15T23:13:00Z"/>
                <w:rFonts w:ascii="等线" w:eastAsia="等线" w:hAnsi="等线" w:cs="宋体"/>
                <w:color w:val="000000"/>
                <w:sz w:val="22"/>
                <w:szCs w:val="22"/>
              </w:rPr>
            </w:pPr>
            <w:ins w:id="225" w:author="赵 子文" w:date="2018-11-15T23:13:00Z">
              <w:r w:rsidRPr="00767BFF">
                <w:rPr>
                  <w:rFonts w:ascii="等线" w:eastAsia="等线" w:hAnsi="等线" w:cs="宋体" w:hint="eastAsia"/>
                  <w:color w:val="000000"/>
                  <w:sz w:val="22"/>
                  <w:szCs w:val="22"/>
                </w:rPr>
                <w:t>T</w:t>
              </w:r>
            </w:ins>
          </w:p>
        </w:tc>
        <w:tc>
          <w:tcPr>
            <w:tcW w:w="320" w:type="dxa"/>
            <w:tcBorders>
              <w:top w:val="nil"/>
              <w:left w:val="nil"/>
              <w:bottom w:val="single" w:sz="4" w:space="0" w:color="auto"/>
              <w:right w:val="single" w:sz="4" w:space="0" w:color="auto"/>
            </w:tcBorders>
            <w:shd w:val="clear" w:color="000000" w:fill="BDD7EE"/>
            <w:noWrap/>
            <w:vAlign w:val="center"/>
            <w:hideMark/>
          </w:tcPr>
          <w:p w14:paraId="64606F85" w14:textId="77777777" w:rsidR="00767BFF" w:rsidRPr="00767BFF" w:rsidRDefault="00767BFF" w:rsidP="00300F3E">
            <w:pPr>
              <w:keepNext w:val="0"/>
              <w:spacing w:line="240" w:lineRule="auto"/>
              <w:ind w:firstLine="0"/>
              <w:jc w:val="center"/>
              <w:rPr>
                <w:ins w:id="226" w:author="赵 子文" w:date="2018-11-15T23:13:00Z"/>
                <w:rFonts w:ascii="等线" w:eastAsia="等线" w:hAnsi="等线" w:cs="宋体"/>
                <w:color w:val="000000"/>
                <w:sz w:val="22"/>
                <w:szCs w:val="22"/>
              </w:rPr>
            </w:pPr>
            <w:ins w:id="227"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62A3226C" w14:textId="77777777" w:rsidR="00767BFF" w:rsidRPr="00767BFF" w:rsidRDefault="00767BFF" w:rsidP="00300F3E">
            <w:pPr>
              <w:keepNext w:val="0"/>
              <w:spacing w:line="240" w:lineRule="auto"/>
              <w:ind w:firstLine="0"/>
              <w:jc w:val="center"/>
              <w:rPr>
                <w:ins w:id="228" w:author="赵 子文" w:date="2018-11-15T23:13:00Z"/>
                <w:rFonts w:ascii="等线" w:eastAsia="等线" w:hAnsi="等线" w:cs="宋体"/>
                <w:color w:val="000000"/>
                <w:sz w:val="22"/>
                <w:szCs w:val="22"/>
              </w:rPr>
            </w:pPr>
            <w:ins w:id="229"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276C72A9" w14:textId="77777777" w:rsidR="00767BFF" w:rsidRPr="00767BFF" w:rsidRDefault="00767BFF" w:rsidP="00300F3E">
            <w:pPr>
              <w:keepNext w:val="0"/>
              <w:spacing w:line="240" w:lineRule="auto"/>
              <w:ind w:firstLine="0"/>
              <w:jc w:val="center"/>
              <w:rPr>
                <w:ins w:id="230" w:author="赵 子文" w:date="2018-11-15T23:13:00Z"/>
                <w:rFonts w:ascii="等线" w:eastAsia="等线" w:hAnsi="等线" w:cs="宋体"/>
                <w:color w:val="000000"/>
                <w:sz w:val="22"/>
                <w:szCs w:val="22"/>
              </w:rPr>
            </w:pPr>
            <w:ins w:id="231"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067786AE" w14:textId="77777777" w:rsidR="00767BFF" w:rsidRPr="00767BFF" w:rsidRDefault="00767BFF" w:rsidP="00300F3E">
            <w:pPr>
              <w:keepNext w:val="0"/>
              <w:spacing w:line="240" w:lineRule="auto"/>
              <w:ind w:firstLine="0"/>
              <w:jc w:val="center"/>
              <w:rPr>
                <w:ins w:id="232" w:author="赵 子文" w:date="2018-11-15T23:13:00Z"/>
                <w:rFonts w:ascii="等线" w:eastAsia="等线" w:hAnsi="等线" w:cs="宋体"/>
                <w:color w:val="000000"/>
                <w:sz w:val="22"/>
                <w:szCs w:val="22"/>
              </w:rPr>
            </w:pPr>
            <w:ins w:id="233" w:author="赵 子文" w:date="2018-11-15T23:13:00Z">
              <w:r w:rsidRPr="00767BFF">
                <w:rPr>
                  <w:rFonts w:ascii="等线" w:eastAsia="等线" w:hAnsi="等线" w:cs="宋体" w:hint="eastAsia"/>
                  <w:color w:val="000000"/>
                  <w:sz w:val="22"/>
                  <w:szCs w:val="22"/>
                </w:rPr>
                <w:t>T</w:t>
              </w:r>
            </w:ins>
          </w:p>
        </w:tc>
        <w:tc>
          <w:tcPr>
            <w:tcW w:w="320" w:type="dxa"/>
            <w:tcBorders>
              <w:top w:val="nil"/>
              <w:left w:val="nil"/>
              <w:bottom w:val="single" w:sz="4" w:space="0" w:color="auto"/>
              <w:right w:val="single" w:sz="4" w:space="0" w:color="auto"/>
            </w:tcBorders>
            <w:shd w:val="clear" w:color="000000" w:fill="BDD7EE"/>
            <w:noWrap/>
            <w:vAlign w:val="center"/>
            <w:hideMark/>
          </w:tcPr>
          <w:p w14:paraId="3276670D" w14:textId="77777777" w:rsidR="00767BFF" w:rsidRPr="00767BFF" w:rsidRDefault="00767BFF" w:rsidP="00300F3E">
            <w:pPr>
              <w:keepNext w:val="0"/>
              <w:spacing w:line="240" w:lineRule="auto"/>
              <w:ind w:firstLine="0"/>
              <w:jc w:val="center"/>
              <w:rPr>
                <w:ins w:id="234" w:author="赵 子文" w:date="2018-11-15T23:13:00Z"/>
                <w:rFonts w:ascii="等线" w:eastAsia="等线" w:hAnsi="等线" w:cs="宋体"/>
                <w:color w:val="000000"/>
                <w:sz w:val="22"/>
                <w:szCs w:val="22"/>
              </w:rPr>
            </w:pPr>
            <w:ins w:id="235"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035C2D27" w14:textId="77777777" w:rsidR="00767BFF" w:rsidRPr="00767BFF" w:rsidRDefault="00767BFF" w:rsidP="00300F3E">
            <w:pPr>
              <w:keepNext w:val="0"/>
              <w:spacing w:line="240" w:lineRule="auto"/>
              <w:ind w:firstLine="0"/>
              <w:jc w:val="center"/>
              <w:rPr>
                <w:ins w:id="236" w:author="赵 子文" w:date="2018-11-15T23:13:00Z"/>
                <w:rFonts w:ascii="等线" w:eastAsia="等线" w:hAnsi="等线" w:cs="宋体"/>
                <w:color w:val="000000"/>
                <w:sz w:val="22"/>
                <w:szCs w:val="22"/>
              </w:rPr>
            </w:pPr>
            <w:ins w:id="237" w:author="赵 子文" w:date="2018-11-15T23:13:00Z">
              <w:r w:rsidRPr="00767BFF">
                <w:rPr>
                  <w:rFonts w:ascii="等线" w:eastAsia="等线" w:hAnsi="等线" w:cs="宋体" w:hint="eastAsia"/>
                  <w:color w:val="000000"/>
                  <w:sz w:val="22"/>
                  <w:szCs w:val="22"/>
                </w:rPr>
                <w:t>F</w:t>
              </w:r>
            </w:ins>
          </w:p>
        </w:tc>
      </w:tr>
      <w:tr w:rsidR="00767BFF" w:rsidRPr="00767BFF" w14:paraId="0750B52D" w14:textId="77777777" w:rsidTr="00767BFF">
        <w:trPr>
          <w:trHeight w:val="285"/>
          <w:ins w:id="238" w:author="赵 子文" w:date="2018-11-15T23:13:00Z"/>
        </w:trPr>
        <w:tc>
          <w:tcPr>
            <w:tcW w:w="400" w:type="dxa"/>
            <w:vMerge/>
            <w:tcBorders>
              <w:top w:val="single" w:sz="4" w:space="0" w:color="auto"/>
              <w:left w:val="single" w:sz="4" w:space="0" w:color="auto"/>
              <w:bottom w:val="single" w:sz="4" w:space="0" w:color="auto"/>
              <w:right w:val="single" w:sz="4" w:space="0" w:color="auto"/>
            </w:tcBorders>
            <w:vAlign w:val="center"/>
            <w:hideMark/>
          </w:tcPr>
          <w:p w14:paraId="7275FE22" w14:textId="77777777" w:rsidR="00767BFF" w:rsidRPr="00767BFF" w:rsidRDefault="00767BFF" w:rsidP="00300F3E">
            <w:pPr>
              <w:keepNext w:val="0"/>
              <w:spacing w:line="240" w:lineRule="auto"/>
              <w:ind w:firstLine="0"/>
              <w:jc w:val="center"/>
              <w:rPr>
                <w:ins w:id="239" w:author="赵 子文" w:date="2018-11-15T23:13:00Z"/>
                <w:rFonts w:ascii="等线" w:eastAsia="等线" w:hAnsi="等线" w:cs="宋体"/>
                <w:color w:val="000000"/>
                <w:sz w:val="22"/>
                <w:szCs w:val="22"/>
              </w:rPr>
            </w:pPr>
          </w:p>
        </w:tc>
        <w:tc>
          <w:tcPr>
            <w:tcW w:w="2240" w:type="dxa"/>
            <w:tcBorders>
              <w:top w:val="nil"/>
              <w:left w:val="nil"/>
              <w:bottom w:val="single" w:sz="4" w:space="0" w:color="auto"/>
              <w:right w:val="single" w:sz="4" w:space="0" w:color="auto"/>
            </w:tcBorders>
            <w:shd w:val="clear" w:color="000000" w:fill="DDEBF7"/>
            <w:noWrap/>
            <w:vAlign w:val="center"/>
            <w:hideMark/>
          </w:tcPr>
          <w:p w14:paraId="33A3453B" w14:textId="77777777" w:rsidR="00767BFF" w:rsidRPr="00767BFF" w:rsidRDefault="00767BFF" w:rsidP="00300F3E">
            <w:pPr>
              <w:keepNext w:val="0"/>
              <w:spacing w:line="240" w:lineRule="auto"/>
              <w:ind w:firstLine="0"/>
              <w:jc w:val="center"/>
              <w:rPr>
                <w:ins w:id="240" w:author="赵 子文" w:date="2018-11-15T23:13:00Z"/>
                <w:rFonts w:ascii="等线" w:eastAsia="等线" w:hAnsi="等线" w:cs="宋体"/>
                <w:color w:val="000000"/>
                <w:sz w:val="22"/>
                <w:szCs w:val="22"/>
              </w:rPr>
            </w:pPr>
            <w:ins w:id="241" w:author="赵 子文" w:date="2018-11-15T23:13:00Z">
              <w:r w:rsidRPr="00767BFF">
                <w:rPr>
                  <w:rFonts w:ascii="等线" w:eastAsia="等线" w:hAnsi="等线" w:cs="宋体" w:hint="eastAsia"/>
                  <w:color w:val="000000"/>
                  <w:sz w:val="22"/>
                  <w:szCs w:val="22"/>
                </w:rPr>
                <w:t>按动“一键报警”按钮</w:t>
              </w:r>
            </w:ins>
          </w:p>
        </w:tc>
        <w:tc>
          <w:tcPr>
            <w:tcW w:w="300" w:type="dxa"/>
            <w:tcBorders>
              <w:top w:val="nil"/>
              <w:left w:val="nil"/>
              <w:bottom w:val="single" w:sz="4" w:space="0" w:color="auto"/>
              <w:right w:val="single" w:sz="4" w:space="0" w:color="auto"/>
            </w:tcBorders>
            <w:shd w:val="clear" w:color="000000" w:fill="BDD7EE"/>
            <w:noWrap/>
            <w:vAlign w:val="center"/>
            <w:hideMark/>
          </w:tcPr>
          <w:p w14:paraId="19A3C1FA" w14:textId="77777777" w:rsidR="00767BFF" w:rsidRPr="00767BFF" w:rsidRDefault="00767BFF" w:rsidP="00300F3E">
            <w:pPr>
              <w:keepNext w:val="0"/>
              <w:spacing w:line="240" w:lineRule="auto"/>
              <w:ind w:firstLine="0"/>
              <w:jc w:val="center"/>
              <w:rPr>
                <w:ins w:id="242" w:author="赵 子文" w:date="2018-11-15T23:13:00Z"/>
                <w:rFonts w:ascii="等线" w:eastAsia="等线" w:hAnsi="等线" w:cs="宋体"/>
                <w:color w:val="000000"/>
                <w:sz w:val="22"/>
                <w:szCs w:val="22"/>
              </w:rPr>
            </w:pPr>
          </w:p>
        </w:tc>
        <w:tc>
          <w:tcPr>
            <w:tcW w:w="300" w:type="dxa"/>
            <w:tcBorders>
              <w:top w:val="nil"/>
              <w:left w:val="nil"/>
              <w:bottom w:val="single" w:sz="4" w:space="0" w:color="auto"/>
              <w:right w:val="single" w:sz="4" w:space="0" w:color="auto"/>
            </w:tcBorders>
            <w:shd w:val="clear" w:color="000000" w:fill="BDD7EE"/>
            <w:noWrap/>
            <w:vAlign w:val="center"/>
            <w:hideMark/>
          </w:tcPr>
          <w:p w14:paraId="3A55499F" w14:textId="77777777" w:rsidR="00767BFF" w:rsidRPr="00767BFF" w:rsidRDefault="00767BFF" w:rsidP="00300F3E">
            <w:pPr>
              <w:keepNext w:val="0"/>
              <w:spacing w:line="240" w:lineRule="auto"/>
              <w:ind w:firstLine="0"/>
              <w:jc w:val="center"/>
              <w:rPr>
                <w:ins w:id="243" w:author="赵 子文" w:date="2018-11-15T23:13:00Z"/>
                <w:rFonts w:ascii="等线" w:eastAsia="等线" w:hAnsi="等线" w:cs="宋体"/>
                <w:color w:val="000000"/>
                <w:sz w:val="22"/>
                <w:szCs w:val="22"/>
              </w:rPr>
            </w:pPr>
          </w:p>
        </w:tc>
        <w:tc>
          <w:tcPr>
            <w:tcW w:w="320" w:type="dxa"/>
            <w:tcBorders>
              <w:top w:val="nil"/>
              <w:left w:val="nil"/>
              <w:bottom w:val="single" w:sz="4" w:space="0" w:color="auto"/>
              <w:right w:val="single" w:sz="4" w:space="0" w:color="auto"/>
            </w:tcBorders>
            <w:shd w:val="clear" w:color="000000" w:fill="BDD7EE"/>
            <w:noWrap/>
            <w:vAlign w:val="center"/>
            <w:hideMark/>
          </w:tcPr>
          <w:p w14:paraId="74F61C45" w14:textId="77777777" w:rsidR="00767BFF" w:rsidRPr="00767BFF" w:rsidRDefault="00767BFF" w:rsidP="00300F3E">
            <w:pPr>
              <w:keepNext w:val="0"/>
              <w:spacing w:line="240" w:lineRule="auto"/>
              <w:ind w:firstLine="0"/>
              <w:jc w:val="center"/>
              <w:rPr>
                <w:ins w:id="244" w:author="赵 子文" w:date="2018-11-15T23:13:00Z"/>
                <w:rFonts w:ascii="等线" w:eastAsia="等线" w:hAnsi="等线" w:cs="宋体"/>
                <w:color w:val="000000"/>
                <w:sz w:val="22"/>
                <w:szCs w:val="22"/>
              </w:rPr>
            </w:pPr>
            <w:ins w:id="245" w:author="赵 子文" w:date="2018-11-15T23:13:00Z">
              <w:r w:rsidRPr="00767BFF">
                <w:rPr>
                  <w:rFonts w:ascii="等线" w:eastAsia="等线" w:hAnsi="等线" w:cs="宋体" w:hint="eastAsia"/>
                  <w:color w:val="000000"/>
                  <w:sz w:val="22"/>
                  <w:szCs w:val="22"/>
                </w:rPr>
                <w:t>F</w:t>
              </w:r>
            </w:ins>
          </w:p>
        </w:tc>
        <w:tc>
          <w:tcPr>
            <w:tcW w:w="300" w:type="dxa"/>
            <w:tcBorders>
              <w:top w:val="nil"/>
              <w:left w:val="nil"/>
              <w:bottom w:val="single" w:sz="4" w:space="0" w:color="auto"/>
              <w:right w:val="single" w:sz="4" w:space="0" w:color="auto"/>
            </w:tcBorders>
            <w:shd w:val="clear" w:color="000000" w:fill="BDD7EE"/>
            <w:noWrap/>
            <w:vAlign w:val="center"/>
            <w:hideMark/>
          </w:tcPr>
          <w:p w14:paraId="20A77629" w14:textId="77777777" w:rsidR="00767BFF" w:rsidRPr="00767BFF" w:rsidRDefault="00767BFF" w:rsidP="00300F3E">
            <w:pPr>
              <w:keepNext w:val="0"/>
              <w:spacing w:line="240" w:lineRule="auto"/>
              <w:ind w:firstLine="0"/>
              <w:jc w:val="center"/>
              <w:rPr>
                <w:ins w:id="246" w:author="赵 子文" w:date="2018-11-15T23:13:00Z"/>
                <w:rFonts w:ascii="等线" w:eastAsia="等线" w:hAnsi="等线" w:cs="宋体"/>
                <w:color w:val="000000"/>
                <w:sz w:val="22"/>
                <w:szCs w:val="22"/>
              </w:rPr>
            </w:pPr>
            <w:ins w:id="247" w:author="赵 子文" w:date="2018-11-15T23:13:00Z">
              <w:r w:rsidRPr="00767BFF">
                <w:rPr>
                  <w:rFonts w:ascii="等线" w:eastAsia="等线" w:hAnsi="等线" w:cs="宋体" w:hint="eastAsia"/>
                  <w:color w:val="000000"/>
                  <w:sz w:val="22"/>
                  <w:szCs w:val="22"/>
                </w:rPr>
                <w:t>F</w:t>
              </w:r>
            </w:ins>
          </w:p>
        </w:tc>
        <w:tc>
          <w:tcPr>
            <w:tcW w:w="320" w:type="dxa"/>
            <w:vMerge w:val="restart"/>
            <w:tcBorders>
              <w:top w:val="nil"/>
              <w:left w:val="single" w:sz="4" w:space="0" w:color="auto"/>
              <w:bottom w:val="single" w:sz="4" w:space="0" w:color="auto"/>
              <w:right w:val="single" w:sz="4" w:space="0" w:color="auto"/>
            </w:tcBorders>
            <w:shd w:val="clear" w:color="000000" w:fill="BDD7EE"/>
            <w:vAlign w:val="center"/>
            <w:hideMark/>
          </w:tcPr>
          <w:p w14:paraId="536CB65F" w14:textId="77777777" w:rsidR="00767BFF" w:rsidRPr="00767BFF" w:rsidRDefault="00767BFF" w:rsidP="00300F3E">
            <w:pPr>
              <w:keepNext w:val="0"/>
              <w:spacing w:line="240" w:lineRule="auto"/>
              <w:ind w:firstLine="0"/>
              <w:jc w:val="center"/>
              <w:rPr>
                <w:ins w:id="248" w:author="赵 子文" w:date="2018-11-15T23:13:00Z"/>
                <w:rFonts w:ascii="等线" w:eastAsia="等线" w:hAnsi="等线" w:cs="宋体"/>
                <w:color w:val="000000"/>
                <w:sz w:val="22"/>
                <w:szCs w:val="22"/>
              </w:rPr>
            </w:pPr>
            <w:ins w:id="249" w:author="赵 子文" w:date="2018-11-15T23:13:00Z">
              <w:r w:rsidRPr="00767BFF">
                <w:rPr>
                  <w:rFonts w:ascii="等线" w:eastAsia="等线" w:hAnsi="等线" w:cs="宋体" w:hint="eastAsia"/>
                  <w:color w:val="000000"/>
                  <w:sz w:val="22"/>
                  <w:szCs w:val="22"/>
                </w:rPr>
                <w:t>all</w:t>
              </w:r>
              <w:r w:rsidRPr="00767BFF">
                <w:rPr>
                  <w:rFonts w:ascii="等线" w:eastAsia="等线" w:hAnsi="等线" w:cs="宋体" w:hint="eastAsia"/>
                  <w:color w:val="000000"/>
                  <w:sz w:val="22"/>
                  <w:szCs w:val="22"/>
                </w:rPr>
                <w:br/>
                <w:t>F</w:t>
              </w:r>
            </w:ins>
          </w:p>
        </w:tc>
        <w:tc>
          <w:tcPr>
            <w:tcW w:w="320" w:type="dxa"/>
            <w:vMerge w:val="restart"/>
            <w:tcBorders>
              <w:top w:val="nil"/>
              <w:left w:val="single" w:sz="4" w:space="0" w:color="auto"/>
              <w:bottom w:val="single" w:sz="4" w:space="0" w:color="auto"/>
              <w:right w:val="single" w:sz="4" w:space="0" w:color="auto"/>
            </w:tcBorders>
            <w:shd w:val="clear" w:color="000000" w:fill="BDD7EE"/>
            <w:vAlign w:val="center"/>
            <w:hideMark/>
          </w:tcPr>
          <w:p w14:paraId="0C9D2C30" w14:textId="77777777" w:rsidR="00767BFF" w:rsidRPr="00767BFF" w:rsidRDefault="00767BFF" w:rsidP="00300F3E">
            <w:pPr>
              <w:keepNext w:val="0"/>
              <w:spacing w:line="240" w:lineRule="auto"/>
              <w:ind w:firstLine="0"/>
              <w:jc w:val="center"/>
              <w:rPr>
                <w:ins w:id="250" w:author="赵 子文" w:date="2018-11-15T23:13:00Z"/>
                <w:rFonts w:ascii="等线" w:eastAsia="等线" w:hAnsi="等线" w:cs="宋体"/>
                <w:color w:val="000000"/>
                <w:sz w:val="22"/>
                <w:szCs w:val="22"/>
              </w:rPr>
            </w:pPr>
            <w:ins w:id="251" w:author="赵 子文" w:date="2018-11-15T23:13:00Z">
              <w:r w:rsidRPr="00767BFF">
                <w:rPr>
                  <w:rFonts w:ascii="等线" w:eastAsia="等线" w:hAnsi="等线" w:cs="宋体" w:hint="eastAsia"/>
                  <w:color w:val="000000"/>
                  <w:sz w:val="22"/>
                  <w:szCs w:val="22"/>
                </w:rPr>
                <w:t>all</w:t>
              </w:r>
              <w:r w:rsidRPr="00767BFF">
                <w:rPr>
                  <w:rFonts w:ascii="等线" w:eastAsia="等线" w:hAnsi="等线" w:cs="宋体" w:hint="eastAsia"/>
                  <w:color w:val="000000"/>
                  <w:sz w:val="22"/>
                  <w:szCs w:val="22"/>
                </w:rPr>
                <w:br/>
                <w:t>F</w:t>
              </w:r>
            </w:ins>
          </w:p>
        </w:tc>
        <w:tc>
          <w:tcPr>
            <w:tcW w:w="320" w:type="dxa"/>
            <w:vMerge w:val="restart"/>
            <w:tcBorders>
              <w:top w:val="nil"/>
              <w:left w:val="single" w:sz="4" w:space="0" w:color="auto"/>
              <w:bottom w:val="single" w:sz="4" w:space="0" w:color="auto"/>
              <w:right w:val="single" w:sz="4" w:space="0" w:color="auto"/>
            </w:tcBorders>
            <w:shd w:val="clear" w:color="000000" w:fill="BDD7EE"/>
            <w:vAlign w:val="center"/>
            <w:hideMark/>
          </w:tcPr>
          <w:p w14:paraId="04B4E078" w14:textId="77777777" w:rsidR="00767BFF" w:rsidRPr="00767BFF" w:rsidRDefault="00767BFF" w:rsidP="00300F3E">
            <w:pPr>
              <w:keepNext w:val="0"/>
              <w:spacing w:line="240" w:lineRule="auto"/>
              <w:ind w:firstLine="0"/>
              <w:jc w:val="center"/>
              <w:rPr>
                <w:ins w:id="252" w:author="赵 子文" w:date="2018-11-15T23:13:00Z"/>
                <w:rFonts w:ascii="等线" w:eastAsia="等线" w:hAnsi="等线" w:cs="宋体"/>
                <w:color w:val="000000"/>
                <w:sz w:val="22"/>
                <w:szCs w:val="22"/>
              </w:rPr>
            </w:pPr>
            <w:ins w:id="253" w:author="赵 子文" w:date="2018-11-15T23:13:00Z">
              <w:r w:rsidRPr="00767BFF">
                <w:rPr>
                  <w:rFonts w:ascii="等线" w:eastAsia="等线" w:hAnsi="等线" w:cs="宋体" w:hint="eastAsia"/>
                  <w:color w:val="000000"/>
                  <w:sz w:val="22"/>
                  <w:szCs w:val="22"/>
                </w:rPr>
                <w:t>1</w:t>
              </w:r>
              <w:r w:rsidRPr="00767BFF">
                <w:rPr>
                  <w:rFonts w:ascii="等线" w:eastAsia="等线" w:hAnsi="等线" w:cs="宋体" w:hint="eastAsia"/>
                  <w:color w:val="000000"/>
                  <w:sz w:val="22"/>
                  <w:szCs w:val="22"/>
                </w:rPr>
                <w:br/>
                <w:t>T</w:t>
              </w:r>
            </w:ins>
          </w:p>
        </w:tc>
        <w:tc>
          <w:tcPr>
            <w:tcW w:w="320" w:type="dxa"/>
            <w:tcBorders>
              <w:top w:val="nil"/>
              <w:left w:val="nil"/>
              <w:bottom w:val="single" w:sz="4" w:space="0" w:color="auto"/>
              <w:right w:val="single" w:sz="4" w:space="0" w:color="auto"/>
            </w:tcBorders>
            <w:shd w:val="clear" w:color="000000" w:fill="BDD7EE"/>
            <w:vAlign w:val="center"/>
            <w:hideMark/>
          </w:tcPr>
          <w:p w14:paraId="2A140375" w14:textId="77777777" w:rsidR="00767BFF" w:rsidRPr="00767BFF" w:rsidRDefault="00767BFF" w:rsidP="00300F3E">
            <w:pPr>
              <w:keepNext w:val="0"/>
              <w:spacing w:line="240" w:lineRule="auto"/>
              <w:ind w:firstLine="0"/>
              <w:jc w:val="center"/>
              <w:rPr>
                <w:ins w:id="254" w:author="赵 子文" w:date="2018-11-15T23:13:00Z"/>
                <w:rFonts w:ascii="等线" w:eastAsia="等线" w:hAnsi="等线" w:cs="宋体"/>
                <w:color w:val="000000"/>
                <w:sz w:val="22"/>
                <w:szCs w:val="22"/>
              </w:rPr>
            </w:pPr>
            <w:ins w:id="255"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5CD56B41" w14:textId="77777777" w:rsidR="00767BFF" w:rsidRPr="00767BFF" w:rsidRDefault="00767BFF" w:rsidP="00300F3E">
            <w:pPr>
              <w:keepNext w:val="0"/>
              <w:spacing w:line="240" w:lineRule="auto"/>
              <w:ind w:firstLine="0"/>
              <w:jc w:val="center"/>
              <w:rPr>
                <w:ins w:id="256" w:author="赵 子文" w:date="2018-11-15T23:13:00Z"/>
                <w:rFonts w:ascii="等线" w:eastAsia="等线" w:hAnsi="等线" w:cs="宋体"/>
                <w:color w:val="000000"/>
                <w:sz w:val="22"/>
                <w:szCs w:val="22"/>
              </w:rPr>
            </w:pPr>
            <w:ins w:id="257"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02808EF5" w14:textId="77777777" w:rsidR="00767BFF" w:rsidRPr="00767BFF" w:rsidRDefault="00767BFF" w:rsidP="00300F3E">
            <w:pPr>
              <w:keepNext w:val="0"/>
              <w:spacing w:line="240" w:lineRule="auto"/>
              <w:ind w:firstLine="0"/>
              <w:jc w:val="center"/>
              <w:rPr>
                <w:ins w:id="258" w:author="赵 子文" w:date="2018-11-15T23:13:00Z"/>
                <w:rFonts w:ascii="等线" w:eastAsia="等线" w:hAnsi="等线" w:cs="宋体"/>
                <w:color w:val="000000"/>
                <w:sz w:val="22"/>
                <w:szCs w:val="22"/>
              </w:rPr>
            </w:pPr>
            <w:ins w:id="259"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18F90787" w14:textId="77777777" w:rsidR="00767BFF" w:rsidRPr="00767BFF" w:rsidRDefault="00767BFF" w:rsidP="00300F3E">
            <w:pPr>
              <w:keepNext w:val="0"/>
              <w:spacing w:line="240" w:lineRule="auto"/>
              <w:ind w:firstLine="0"/>
              <w:jc w:val="center"/>
              <w:rPr>
                <w:ins w:id="260" w:author="赵 子文" w:date="2018-11-15T23:13:00Z"/>
                <w:rFonts w:ascii="等线" w:eastAsia="等线" w:hAnsi="等线" w:cs="宋体"/>
                <w:color w:val="000000"/>
                <w:sz w:val="22"/>
                <w:szCs w:val="22"/>
              </w:rPr>
            </w:pPr>
          </w:p>
        </w:tc>
        <w:tc>
          <w:tcPr>
            <w:tcW w:w="320" w:type="dxa"/>
            <w:tcBorders>
              <w:top w:val="nil"/>
              <w:left w:val="nil"/>
              <w:bottom w:val="single" w:sz="4" w:space="0" w:color="auto"/>
              <w:right w:val="single" w:sz="4" w:space="0" w:color="auto"/>
            </w:tcBorders>
            <w:shd w:val="clear" w:color="000000" w:fill="BDD7EE"/>
            <w:noWrap/>
            <w:vAlign w:val="center"/>
            <w:hideMark/>
          </w:tcPr>
          <w:p w14:paraId="24A27434" w14:textId="77777777" w:rsidR="00767BFF" w:rsidRPr="00767BFF" w:rsidRDefault="00767BFF" w:rsidP="00300F3E">
            <w:pPr>
              <w:keepNext w:val="0"/>
              <w:spacing w:line="240" w:lineRule="auto"/>
              <w:ind w:firstLine="0"/>
              <w:jc w:val="center"/>
              <w:rPr>
                <w:ins w:id="261" w:author="赵 子文" w:date="2018-11-15T23:13:00Z"/>
                <w:rFonts w:ascii="等线" w:eastAsia="等线" w:hAnsi="等线" w:cs="宋体"/>
                <w:color w:val="000000"/>
                <w:sz w:val="22"/>
                <w:szCs w:val="22"/>
              </w:rPr>
            </w:pPr>
          </w:p>
        </w:tc>
      </w:tr>
      <w:tr w:rsidR="00767BFF" w:rsidRPr="00767BFF" w14:paraId="1B69F5EC" w14:textId="77777777" w:rsidTr="00767BFF">
        <w:trPr>
          <w:trHeight w:val="285"/>
          <w:ins w:id="262" w:author="赵 子文" w:date="2018-11-15T23:13:00Z"/>
        </w:trPr>
        <w:tc>
          <w:tcPr>
            <w:tcW w:w="400" w:type="dxa"/>
            <w:vMerge/>
            <w:tcBorders>
              <w:top w:val="single" w:sz="4" w:space="0" w:color="auto"/>
              <w:left w:val="single" w:sz="4" w:space="0" w:color="auto"/>
              <w:bottom w:val="single" w:sz="4" w:space="0" w:color="auto"/>
              <w:right w:val="single" w:sz="4" w:space="0" w:color="auto"/>
            </w:tcBorders>
            <w:vAlign w:val="center"/>
            <w:hideMark/>
          </w:tcPr>
          <w:p w14:paraId="3E43415C" w14:textId="77777777" w:rsidR="00767BFF" w:rsidRPr="00767BFF" w:rsidRDefault="00767BFF" w:rsidP="00300F3E">
            <w:pPr>
              <w:keepNext w:val="0"/>
              <w:spacing w:line="240" w:lineRule="auto"/>
              <w:ind w:firstLine="0"/>
              <w:jc w:val="center"/>
              <w:rPr>
                <w:ins w:id="263" w:author="赵 子文" w:date="2018-11-15T23:13:00Z"/>
                <w:rFonts w:ascii="等线" w:eastAsia="等线" w:hAnsi="等线" w:cs="宋体"/>
                <w:color w:val="000000"/>
                <w:sz w:val="22"/>
                <w:szCs w:val="22"/>
              </w:rPr>
            </w:pPr>
          </w:p>
        </w:tc>
        <w:tc>
          <w:tcPr>
            <w:tcW w:w="2240" w:type="dxa"/>
            <w:tcBorders>
              <w:top w:val="nil"/>
              <w:left w:val="nil"/>
              <w:bottom w:val="single" w:sz="4" w:space="0" w:color="auto"/>
              <w:right w:val="single" w:sz="4" w:space="0" w:color="auto"/>
            </w:tcBorders>
            <w:shd w:val="clear" w:color="000000" w:fill="DDEBF7"/>
            <w:noWrap/>
            <w:vAlign w:val="center"/>
            <w:hideMark/>
          </w:tcPr>
          <w:p w14:paraId="352F413C" w14:textId="77777777" w:rsidR="00767BFF" w:rsidRPr="00767BFF" w:rsidRDefault="00767BFF" w:rsidP="00300F3E">
            <w:pPr>
              <w:keepNext w:val="0"/>
              <w:spacing w:line="240" w:lineRule="auto"/>
              <w:ind w:firstLine="0"/>
              <w:jc w:val="center"/>
              <w:rPr>
                <w:ins w:id="264" w:author="赵 子文" w:date="2018-11-15T23:13:00Z"/>
                <w:rFonts w:ascii="等线" w:eastAsia="等线" w:hAnsi="等线" w:cs="宋体"/>
                <w:color w:val="000000"/>
                <w:sz w:val="22"/>
                <w:szCs w:val="22"/>
              </w:rPr>
            </w:pPr>
            <w:ins w:id="265" w:author="赵 子文" w:date="2018-11-15T23:13:00Z">
              <w:r w:rsidRPr="00767BFF">
                <w:rPr>
                  <w:rFonts w:ascii="等线" w:eastAsia="等线" w:hAnsi="等线" w:cs="宋体" w:hint="eastAsia"/>
                  <w:color w:val="000000"/>
                  <w:sz w:val="22"/>
                  <w:szCs w:val="22"/>
                </w:rPr>
                <w:t>光电传感器触发</w:t>
              </w:r>
            </w:ins>
          </w:p>
        </w:tc>
        <w:tc>
          <w:tcPr>
            <w:tcW w:w="300" w:type="dxa"/>
            <w:tcBorders>
              <w:top w:val="nil"/>
              <w:left w:val="nil"/>
              <w:bottom w:val="single" w:sz="4" w:space="0" w:color="auto"/>
              <w:right w:val="single" w:sz="4" w:space="0" w:color="auto"/>
            </w:tcBorders>
            <w:shd w:val="clear" w:color="000000" w:fill="BDD7EE"/>
            <w:noWrap/>
            <w:vAlign w:val="center"/>
            <w:hideMark/>
          </w:tcPr>
          <w:p w14:paraId="70E67A54" w14:textId="77777777" w:rsidR="00767BFF" w:rsidRPr="00767BFF" w:rsidRDefault="00767BFF" w:rsidP="00300F3E">
            <w:pPr>
              <w:keepNext w:val="0"/>
              <w:spacing w:line="240" w:lineRule="auto"/>
              <w:ind w:firstLine="0"/>
              <w:jc w:val="center"/>
              <w:rPr>
                <w:ins w:id="266" w:author="赵 子文" w:date="2018-11-15T23:13:00Z"/>
                <w:rFonts w:ascii="等线" w:eastAsia="等线" w:hAnsi="等线" w:cs="宋体"/>
                <w:color w:val="000000"/>
                <w:sz w:val="22"/>
                <w:szCs w:val="22"/>
              </w:rPr>
            </w:pPr>
          </w:p>
        </w:tc>
        <w:tc>
          <w:tcPr>
            <w:tcW w:w="300" w:type="dxa"/>
            <w:tcBorders>
              <w:top w:val="nil"/>
              <w:left w:val="nil"/>
              <w:bottom w:val="single" w:sz="4" w:space="0" w:color="auto"/>
              <w:right w:val="single" w:sz="4" w:space="0" w:color="auto"/>
            </w:tcBorders>
            <w:shd w:val="clear" w:color="000000" w:fill="BDD7EE"/>
            <w:noWrap/>
            <w:vAlign w:val="center"/>
            <w:hideMark/>
          </w:tcPr>
          <w:p w14:paraId="54EFD90F" w14:textId="77777777" w:rsidR="00767BFF" w:rsidRPr="00767BFF" w:rsidRDefault="00767BFF" w:rsidP="00300F3E">
            <w:pPr>
              <w:keepNext w:val="0"/>
              <w:spacing w:line="240" w:lineRule="auto"/>
              <w:ind w:firstLine="0"/>
              <w:jc w:val="center"/>
              <w:rPr>
                <w:ins w:id="267" w:author="赵 子文" w:date="2018-11-15T23:13:00Z"/>
                <w:rFonts w:ascii="等线" w:eastAsia="等线" w:hAnsi="等线" w:cs="宋体"/>
                <w:color w:val="000000"/>
                <w:sz w:val="22"/>
                <w:szCs w:val="22"/>
              </w:rPr>
            </w:pPr>
          </w:p>
        </w:tc>
        <w:tc>
          <w:tcPr>
            <w:tcW w:w="320" w:type="dxa"/>
            <w:tcBorders>
              <w:top w:val="nil"/>
              <w:left w:val="nil"/>
              <w:bottom w:val="single" w:sz="4" w:space="0" w:color="auto"/>
              <w:right w:val="single" w:sz="4" w:space="0" w:color="auto"/>
            </w:tcBorders>
            <w:shd w:val="clear" w:color="000000" w:fill="BDD7EE"/>
            <w:noWrap/>
            <w:vAlign w:val="center"/>
            <w:hideMark/>
          </w:tcPr>
          <w:p w14:paraId="1066E7B3" w14:textId="77777777" w:rsidR="00767BFF" w:rsidRPr="00767BFF" w:rsidRDefault="00767BFF" w:rsidP="00300F3E">
            <w:pPr>
              <w:keepNext w:val="0"/>
              <w:spacing w:line="240" w:lineRule="auto"/>
              <w:ind w:firstLine="0"/>
              <w:jc w:val="center"/>
              <w:rPr>
                <w:ins w:id="268" w:author="赵 子文" w:date="2018-11-15T23:13:00Z"/>
                <w:rFonts w:ascii="等线" w:eastAsia="等线" w:hAnsi="等线" w:cs="宋体"/>
                <w:color w:val="000000"/>
                <w:sz w:val="22"/>
                <w:szCs w:val="22"/>
              </w:rPr>
            </w:pPr>
            <w:ins w:id="269" w:author="赵 子文" w:date="2018-11-15T23:13:00Z">
              <w:r w:rsidRPr="00767BFF">
                <w:rPr>
                  <w:rFonts w:ascii="等线" w:eastAsia="等线" w:hAnsi="等线" w:cs="宋体" w:hint="eastAsia"/>
                  <w:color w:val="000000"/>
                  <w:sz w:val="22"/>
                  <w:szCs w:val="22"/>
                </w:rPr>
                <w:t>F</w:t>
              </w:r>
            </w:ins>
          </w:p>
        </w:tc>
        <w:tc>
          <w:tcPr>
            <w:tcW w:w="300" w:type="dxa"/>
            <w:tcBorders>
              <w:top w:val="nil"/>
              <w:left w:val="nil"/>
              <w:bottom w:val="single" w:sz="4" w:space="0" w:color="auto"/>
              <w:right w:val="single" w:sz="4" w:space="0" w:color="auto"/>
            </w:tcBorders>
            <w:shd w:val="clear" w:color="000000" w:fill="BDD7EE"/>
            <w:noWrap/>
            <w:vAlign w:val="center"/>
            <w:hideMark/>
          </w:tcPr>
          <w:p w14:paraId="56D369EF" w14:textId="77777777" w:rsidR="00767BFF" w:rsidRPr="00767BFF" w:rsidRDefault="00767BFF" w:rsidP="00300F3E">
            <w:pPr>
              <w:keepNext w:val="0"/>
              <w:spacing w:line="240" w:lineRule="auto"/>
              <w:ind w:firstLine="0"/>
              <w:jc w:val="center"/>
              <w:rPr>
                <w:ins w:id="270" w:author="赵 子文" w:date="2018-11-15T23:13:00Z"/>
                <w:rFonts w:ascii="等线" w:eastAsia="等线" w:hAnsi="等线" w:cs="宋体"/>
                <w:color w:val="000000"/>
                <w:sz w:val="22"/>
                <w:szCs w:val="22"/>
              </w:rPr>
            </w:pPr>
            <w:ins w:id="271" w:author="赵 子文" w:date="2018-11-15T23:13:00Z">
              <w:r w:rsidRPr="00767BFF">
                <w:rPr>
                  <w:rFonts w:ascii="等线" w:eastAsia="等线" w:hAnsi="等线" w:cs="宋体" w:hint="eastAsia"/>
                  <w:color w:val="000000"/>
                  <w:sz w:val="22"/>
                  <w:szCs w:val="22"/>
                </w:rPr>
                <w:t>F</w:t>
              </w:r>
            </w:ins>
          </w:p>
        </w:tc>
        <w:tc>
          <w:tcPr>
            <w:tcW w:w="320" w:type="dxa"/>
            <w:vMerge/>
            <w:tcBorders>
              <w:top w:val="nil"/>
              <w:left w:val="single" w:sz="4" w:space="0" w:color="auto"/>
              <w:bottom w:val="single" w:sz="4" w:space="0" w:color="auto"/>
              <w:right w:val="single" w:sz="4" w:space="0" w:color="auto"/>
            </w:tcBorders>
            <w:vAlign w:val="center"/>
            <w:hideMark/>
          </w:tcPr>
          <w:p w14:paraId="0793E09A" w14:textId="77777777" w:rsidR="00767BFF" w:rsidRPr="00767BFF" w:rsidRDefault="00767BFF" w:rsidP="00300F3E">
            <w:pPr>
              <w:keepNext w:val="0"/>
              <w:spacing w:line="240" w:lineRule="auto"/>
              <w:ind w:firstLine="0"/>
              <w:jc w:val="center"/>
              <w:rPr>
                <w:ins w:id="272" w:author="赵 子文" w:date="2018-11-15T23:13:00Z"/>
                <w:rFonts w:ascii="等线" w:eastAsia="等线" w:hAnsi="等线" w:cs="宋体"/>
                <w:color w:val="000000"/>
                <w:sz w:val="22"/>
                <w:szCs w:val="22"/>
              </w:rPr>
            </w:pPr>
          </w:p>
        </w:tc>
        <w:tc>
          <w:tcPr>
            <w:tcW w:w="320" w:type="dxa"/>
            <w:vMerge/>
            <w:tcBorders>
              <w:top w:val="nil"/>
              <w:left w:val="single" w:sz="4" w:space="0" w:color="auto"/>
              <w:bottom w:val="single" w:sz="4" w:space="0" w:color="auto"/>
              <w:right w:val="single" w:sz="4" w:space="0" w:color="auto"/>
            </w:tcBorders>
            <w:vAlign w:val="center"/>
            <w:hideMark/>
          </w:tcPr>
          <w:p w14:paraId="4F1C2134" w14:textId="77777777" w:rsidR="00767BFF" w:rsidRPr="00767BFF" w:rsidRDefault="00767BFF" w:rsidP="00300F3E">
            <w:pPr>
              <w:keepNext w:val="0"/>
              <w:spacing w:line="240" w:lineRule="auto"/>
              <w:ind w:firstLine="0"/>
              <w:jc w:val="center"/>
              <w:rPr>
                <w:ins w:id="273" w:author="赵 子文" w:date="2018-11-15T23:13:00Z"/>
                <w:rFonts w:ascii="等线" w:eastAsia="等线" w:hAnsi="等线" w:cs="宋体"/>
                <w:color w:val="000000"/>
                <w:sz w:val="22"/>
                <w:szCs w:val="22"/>
              </w:rPr>
            </w:pPr>
          </w:p>
        </w:tc>
        <w:tc>
          <w:tcPr>
            <w:tcW w:w="320" w:type="dxa"/>
            <w:vMerge/>
            <w:tcBorders>
              <w:top w:val="nil"/>
              <w:left w:val="single" w:sz="4" w:space="0" w:color="auto"/>
              <w:bottom w:val="single" w:sz="4" w:space="0" w:color="auto"/>
              <w:right w:val="single" w:sz="4" w:space="0" w:color="auto"/>
            </w:tcBorders>
            <w:vAlign w:val="center"/>
            <w:hideMark/>
          </w:tcPr>
          <w:p w14:paraId="053296A5" w14:textId="77777777" w:rsidR="00767BFF" w:rsidRPr="00767BFF" w:rsidRDefault="00767BFF" w:rsidP="00300F3E">
            <w:pPr>
              <w:keepNext w:val="0"/>
              <w:spacing w:line="240" w:lineRule="auto"/>
              <w:ind w:firstLine="0"/>
              <w:jc w:val="center"/>
              <w:rPr>
                <w:ins w:id="274" w:author="赵 子文" w:date="2018-11-15T23:13:00Z"/>
                <w:rFonts w:ascii="等线" w:eastAsia="等线" w:hAnsi="等线" w:cs="宋体"/>
                <w:color w:val="000000"/>
                <w:sz w:val="22"/>
                <w:szCs w:val="22"/>
              </w:rPr>
            </w:pPr>
          </w:p>
        </w:tc>
        <w:tc>
          <w:tcPr>
            <w:tcW w:w="320" w:type="dxa"/>
            <w:vMerge w:val="restart"/>
            <w:tcBorders>
              <w:top w:val="nil"/>
              <w:left w:val="single" w:sz="4" w:space="0" w:color="auto"/>
              <w:bottom w:val="single" w:sz="4" w:space="0" w:color="auto"/>
              <w:right w:val="single" w:sz="4" w:space="0" w:color="auto"/>
            </w:tcBorders>
            <w:shd w:val="clear" w:color="000000" w:fill="BDD7EE"/>
            <w:vAlign w:val="center"/>
            <w:hideMark/>
          </w:tcPr>
          <w:p w14:paraId="00C9E7C0" w14:textId="77777777" w:rsidR="00767BFF" w:rsidRPr="00767BFF" w:rsidRDefault="00767BFF" w:rsidP="00300F3E">
            <w:pPr>
              <w:keepNext w:val="0"/>
              <w:spacing w:line="240" w:lineRule="auto"/>
              <w:ind w:firstLine="0"/>
              <w:jc w:val="center"/>
              <w:rPr>
                <w:ins w:id="275" w:author="赵 子文" w:date="2018-11-15T23:13:00Z"/>
                <w:rFonts w:ascii="等线" w:eastAsia="等线" w:hAnsi="等线" w:cs="宋体"/>
                <w:color w:val="000000"/>
                <w:sz w:val="22"/>
                <w:szCs w:val="22"/>
              </w:rPr>
            </w:pPr>
            <w:ins w:id="276" w:author="赵 子文" w:date="2018-11-15T23:13:00Z">
              <w:r w:rsidRPr="00767BFF">
                <w:rPr>
                  <w:rFonts w:ascii="等线" w:eastAsia="等线" w:hAnsi="等线" w:cs="宋体" w:hint="eastAsia"/>
                  <w:color w:val="000000"/>
                  <w:sz w:val="22"/>
                  <w:szCs w:val="22"/>
                </w:rPr>
                <w:t>1</w:t>
              </w:r>
              <w:r w:rsidRPr="00767BFF">
                <w:rPr>
                  <w:rFonts w:ascii="等线" w:eastAsia="等线" w:hAnsi="等线" w:cs="宋体" w:hint="eastAsia"/>
                  <w:color w:val="000000"/>
                  <w:sz w:val="22"/>
                  <w:szCs w:val="22"/>
                </w:rPr>
                <w:br/>
                <w:t>T</w:t>
              </w:r>
            </w:ins>
          </w:p>
        </w:tc>
        <w:tc>
          <w:tcPr>
            <w:tcW w:w="320" w:type="dxa"/>
            <w:vMerge w:val="restart"/>
            <w:tcBorders>
              <w:top w:val="nil"/>
              <w:left w:val="single" w:sz="4" w:space="0" w:color="auto"/>
              <w:bottom w:val="single" w:sz="4" w:space="0" w:color="auto"/>
              <w:right w:val="single" w:sz="4" w:space="0" w:color="auto"/>
            </w:tcBorders>
            <w:shd w:val="clear" w:color="000000" w:fill="BDD7EE"/>
            <w:vAlign w:val="center"/>
            <w:hideMark/>
          </w:tcPr>
          <w:p w14:paraId="5CCC5FE1" w14:textId="77777777" w:rsidR="00767BFF" w:rsidRPr="00767BFF" w:rsidRDefault="00767BFF" w:rsidP="00300F3E">
            <w:pPr>
              <w:keepNext w:val="0"/>
              <w:spacing w:line="240" w:lineRule="auto"/>
              <w:ind w:firstLine="0"/>
              <w:jc w:val="center"/>
              <w:rPr>
                <w:ins w:id="277" w:author="赵 子文" w:date="2018-11-15T23:13:00Z"/>
                <w:rFonts w:ascii="等线" w:eastAsia="等线" w:hAnsi="等线" w:cs="宋体"/>
                <w:color w:val="000000"/>
                <w:sz w:val="22"/>
                <w:szCs w:val="22"/>
              </w:rPr>
            </w:pPr>
            <w:ins w:id="278" w:author="赵 子文" w:date="2018-11-15T23:13:00Z">
              <w:r w:rsidRPr="00767BFF">
                <w:rPr>
                  <w:rFonts w:ascii="等线" w:eastAsia="等线" w:hAnsi="等线" w:cs="宋体" w:hint="eastAsia"/>
                  <w:color w:val="000000"/>
                  <w:sz w:val="22"/>
                  <w:szCs w:val="22"/>
                </w:rPr>
                <w:t>1</w:t>
              </w:r>
              <w:r w:rsidRPr="00767BFF">
                <w:rPr>
                  <w:rFonts w:ascii="等线" w:eastAsia="等线" w:hAnsi="等线" w:cs="宋体" w:hint="eastAsia"/>
                  <w:color w:val="000000"/>
                  <w:sz w:val="22"/>
                  <w:szCs w:val="22"/>
                </w:rPr>
                <w:br/>
                <w:t>T</w:t>
              </w:r>
            </w:ins>
          </w:p>
        </w:tc>
        <w:tc>
          <w:tcPr>
            <w:tcW w:w="320" w:type="dxa"/>
            <w:vMerge w:val="restart"/>
            <w:tcBorders>
              <w:top w:val="nil"/>
              <w:left w:val="single" w:sz="4" w:space="0" w:color="auto"/>
              <w:bottom w:val="single" w:sz="4" w:space="0" w:color="auto"/>
              <w:right w:val="single" w:sz="4" w:space="0" w:color="auto"/>
            </w:tcBorders>
            <w:shd w:val="clear" w:color="000000" w:fill="BDD7EE"/>
            <w:vAlign w:val="center"/>
            <w:hideMark/>
          </w:tcPr>
          <w:p w14:paraId="27871E3F" w14:textId="77777777" w:rsidR="00767BFF" w:rsidRPr="00767BFF" w:rsidRDefault="00767BFF" w:rsidP="00300F3E">
            <w:pPr>
              <w:keepNext w:val="0"/>
              <w:spacing w:line="240" w:lineRule="auto"/>
              <w:ind w:firstLine="0"/>
              <w:jc w:val="center"/>
              <w:rPr>
                <w:ins w:id="279" w:author="赵 子文" w:date="2018-11-15T23:13:00Z"/>
                <w:rFonts w:ascii="等线" w:eastAsia="等线" w:hAnsi="等线" w:cs="宋体"/>
                <w:color w:val="000000"/>
                <w:sz w:val="22"/>
                <w:szCs w:val="22"/>
              </w:rPr>
            </w:pPr>
            <w:ins w:id="280" w:author="赵 子文" w:date="2018-11-15T23:13:00Z">
              <w:r w:rsidRPr="00767BFF">
                <w:rPr>
                  <w:rFonts w:ascii="等线" w:eastAsia="等线" w:hAnsi="等线" w:cs="宋体" w:hint="eastAsia"/>
                  <w:color w:val="000000"/>
                  <w:sz w:val="22"/>
                  <w:szCs w:val="22"/>
                </w:rPr>
                <w:t>1</w:t>
              </w:r>
              <w:r w:rsidRPr="00767BFF">
                <w:rPr>
                  <w:rFonts w:ascii="等线" w:eastAsia="等线" w:hAnsi="等线" w:cs="宋体" w:hint="eastAsia"/>
                  <w:color w:val="000000"/>
                  <w:sz w:val="22"/>
                  <w:szCs w:val="22"/>
                </w:rPr>
                <w:br/>
                <w:t>T</w:t>
              </w:r>
            </w:ins>
          </w:p>
        </w:tc>
        <w:tc>
          <w:tcPr>
            <w:tcW w:w="320" w:type="dxa"/>
            <w:tcBorders>
              <w:top w:val="nil"/>
              <w:left w:val="nil"/>
              <w:bottom w:val="single" w:sz="4" w:space="0" w:color="auto"/>
              <w:right w:val="single" w:sz="4" w:space="0" w:color="auto"/>
            </w:tcBorders>
            <w:shd w:val="clear" w:color="000000" w:fill="BDD7EE"/>
            <w:noWrap/>
            <w:vAlign w:val="center"/>
            <w:hideMark/>
          </w:tcPr>
          <w:p w14:paraId="05A01E39" w14:textId="77777777" w:rsidR="00767BFF" w:rsidRPr="00767BFF" w:rsidRDefault="00767BFF" w:rsidP="00300F3E">
            <w:pPr>
              <w:keepNext w:val="0"/>
              <w:spacing w:line="240" w:lineRule="auto"/>
              <w:ind w:firstLine="0"/>
              <w:jc w:val="center"/>
              <w:rPr>
                <w:ins w:id="281" w:author="赵 子文" w:date="2018-11-15T23:13:00Z"/>
                <w:rFonts w:ascii="等线" w:eastAsia="等线" w:hAnsi="等线" w:cs="宋体"/>
                <w:color w:val="000000"/>
                <w:sz w:val="22"/>
                <w:szCs w:val="22"/>
              </w:rPr>
            </w:pPr>
          </w:p>
        </w:tc>
        <w:tc>
          <w:tcPr>
            <w:tcW w:w="320" w:type="dxa"/>
            <w:tcBorders>
              <w:top w:val="nil"/>
              <w:left w:val="nil"/>
              <w:bottom w:val="single" w:sz="4" w:space="0" w:color="auto"/>
              <w:right w:val="single" w:sz="4" w:space="0" w:color="auto"/>
            </w:tcBorders>
            <w:shd w:val="clear" w:color="000000" w:fill="BDD7EE"/>
            <w:noWrap/>
            <w:vAlign w:val="center"/>
            <w:hideMark/>
          </w:tcPr>
          <w:p w14:paraId="6AB4212F" w14:textId="77777777" w:rsidR="00767BFF" w:rsidRPr="00767BFF" w:rsidRDefault="00767BFF" w:rsidP="00300F3E">
            <w:pPr>
              <w:keepNext w:val="0"/>
              <w:spacing w:line="240" w:lineRule="auto"/>
              <w:ind w:firstLine="0"/>
              <w:jc w:val="center"/>
              <w:rPr>
                <w:ins w:id="282" w:author="赵 子文" w:date="2018-11-15T23:13:00Z"/>
                <w:rFonts w:ascii="等线" w:eastAsia="等线" w:hAnsi="等线" w:cs="宋体"/>
                <w:color w:val="000000"/>
                <w:sz w:val="22"/>
                <w:szCs w:val="22"/>
              </w:rPr>
            </w:pPr>
          </w:p>
        </w:tc>
      </w:tr>
      <w:tr w:rsidR="00767BFF" w:rsidRPr="00767BFF" w14:paraId="38672398" w14:textId="77777777" w:rsidTr="00767BFF">
        <w:trPr>
          <w:trHeight w:val="285"/>
          <w:ins w:id="283" w:author="赵 子文" w:date="2018-11-15T23:13:00Z"/>
        </w:trPr>
        <w:tc>
          <w:tcPr>
            <w:tcW w:w="400" w:type="dxa"/>
            <w:vMerge/>
            <w:tcBorders>
              <w:top w:val="single" w:sz="4" w:space="0" w:color="auto"/>
              <w:left w:val="single" w:sz="4" w:space="0" w:color="auto"/>
              <w:bottom w:val="single" w:sz="4" w:space="0" w:color="auto"/>
              <w:right w:val="single" w:sz="4" w:space="0" w:color="auto"/>
            </w:tcBorders>
            <w:vAlign w:val="center"/>
            <w:hideMark/>
          </w:tcPr>
          <w:p w14:paraId="4B0C1D26" w14:textId="77777777" w:rsidR="00767BFF" w:rsidRPr="00767BFF" w:rsidRDefault="00767BFF" w:rsidP="00300F3E">
            <w:pPr>
              <w:keepNext w:val="0"/>
              <w:spacing w:line="240" w:lineRule="auto"/>
              <w:ind w:firstLine="0"/>
              <w:jc w:val="center"/>
              <w:rPr>
                <w:ins w:id="284" w:author="赵 子文" w:date="2018-11-15T23:13:00Z"/>
                <w:rFonts w:ascii="等线" w:eastAsia="等线" w:hAnsi="等线" w:cs="宋体"/>
                <w:color w:val="000000"/>
                <w:sz w:val="22"/>
                <w:szCs w:val="22"/>
              </w:rPr>
            </w:pPr>
          </w:p>
        </w:tc>
        <w:tc>
          <w:tcPr>
            <w:tcW w:w="2240" w:type="dxa"/>
            <w:tcBorders>
              <w:top w:val="nil"/>
              <w:left w:val="nil"/>
              <w:bottom w:val="single" w:sz="4" w:space="0" w:color="auto"/>
              <w:right w:val="single" w:sz="4" w:space="0" w:color="auto"/>
            </w:tcBorders>
            <w:shd w:val="clear" w:color="000000" w:fill="DDEBF7"/>
            <w:noWrap/>
            <w:vAlign w:val="center"/>
            <w:hideMark/>
          </w:tcPr>
          <w:p w14:paraId="2AC72069" w14:textId="77777777" w:rsidR="00767BFF" w:rsidRPr="00767BFF" w:rsidRDefault="00767BFF" w:rsidP="00300F3E">
            <w:pPr>
              <w:keepNext w:val="0"/>
              <w:spacing w:line="240" w:lineRule="auto"/>
              <w:ind w:firstLine="0"/>
              <w:jc w:val="center"/>
              <w:rPr>
                <w:ins w:id="285" w:author="赵 子文" w:date="2018-11-15T23:13:00Z"/>
                <w:rFonts w:ascii="等线" w:eastAsia="等线" w:hAnsi="等线" w:cs="宋体"/>
                <w:color w:val="000000"/>
                <w:sz w:val="22"/>
                <w:szCs w:val="22"/>
              </w:rPr>
            </w:pPr>
            <w:ins w:id="286" w:author="赵 子文" w:date="2018-11-15T23:13:00Z">
              <w:r w:rsidRPr="00767BFF">
                <w:rPr>
                  <w:rFonts w:ascii="等线" w:eastAsia="等线" w:hAnsi="等线" w:cs="宋体" w:hint="eastAsia"/>
                  <w:color w:val="000000"/>
                  <w:sz w:val="22"/>
                  <w:szCs w:val="22"/>
                </w:rPr>
                <w:t>温度传感器触发</w:t>
              </w:r>
            </w:ins>
          </w:p>
        </w:tc>
        <w:tc>
          <w:tcPr>
            <w:tcW w:w="300" w:type="dxa"/>
            <w:tcBorders>
              <w:top w:val="nil"/>
              <w:left w:val="nil"/>
              <w:bottom w:val="single" w:sz="4" w:space="0" w:color="auto"/>
              <w:right w:val="single" w:sz="4" w:space="0" w:color="auto"/>
            </w:tcBorders>
            <w:shd w:val="clear" w:color="000000" w:fill="BDD7EE"/>
            <w:noWrap/>
            <w:vAlign w:val="center"/>
            <w:hideMark/>
          </w:tcPr>
          <w:p w14:paraId="34331B4F" w14:textId="77777777" w:rsidR="00767BFF" w:rsidRPr="00767BFF" w:rsidRDefault="00767BFF" w:rsidP="00300F3E">
            <w:pPr>
              <w:keepNext w:val="0"/>
              <w:spacing w:line="240" w:lineRule="auto"/>
              <w:ind w:firstLine="0"/>
              <w:jc w:val="center"/>
              <w:rPr>
                <w:ins w:id="287" w:author="赵 子文" w:date="2018-11-15T23:13:00Z"/>
                <w:rFonts w:ascii="等线" w:eastAsia="等线" w:hAnsi="等线" w:cs="宋体"/>
                <w:color w:val="000000"/>
                <w:sz w:val="22"/>
                <w:szCs w:val="22"/>
              </w:rPr>
            </w:pPr>
          </w:p>
        </w:tc>
        <w:tc>
          <w:tcPr>
            <w:tcW w:w="300" w:type="dxa"/>
            <w:tcBorders>
              <w:top w:val="nil"/>
              <w:left w:val="nil"/>
              <w:bottom w:val="single" w:sz="4" w:space="0" w:color="auto"/>
              <w:right w:val="single" w:sz="4" w:space="0" w:color="auto"/>
            </w:tcBorders>
            <w:shd w:val="clear" w:color="000000" w:fill="BDD7EE"/>
            <w:noWrap/>
            <w:vAlign w:val="center"/>
            <w:hideMark/>
          </w:tcPr>
          <w:p w14:paraId="27AB8443" w14:textId="77777777" w:rsidR="00767BFF" w:rsidRPr="00767BFF" w:rsidRDefault="00767BFF" w:rsidP="00300F3E">
            <w:pPr>
              <w:keepNext w:val="0"/>
              <w:spacing w:line="240" w:lineRule="auto"/>
              <w:ind w:firstLine="0"/>
              <w:jc w:val="center"/>
              <w:rPr>
                <w:ins w:id="288" w:author="赵 子文" w:date="2018-11-15T23:13:00Z"/>
                <w:rFonts w:ascii="等线" w:eastAsia="等线" w:hAnsi="等线" w:cs="宋体"/>
                <w:color w:val="000000"/>
                <w:sz w:val="22"/>
                <w:szCs w:val="22"/>
              </w:rPr>
            </w:pPr>
          </w:p>
        </w:tc>
        <w:tc>
          <w:tcPr>
            <w:tcW w:w="320" w:type="dxa"/>
            <w:tcBorders>
              <w:top w:val="nil"/>
              <w:left w:val="nil"/>
              <w:bottom w:val="single" w:sz="4" w:space="0" w:color="auto"/>
              <w:right w:val="single" w:sz="4" w:space="0" w:color="auto"/>
            </w:tcBorders>
            <w:shd w:val="clear" w:color="000000" w:fill="BDD7EE"/>
            <w:noWrap/>
            <w:vAlign w:val="center"/>
            <w:hideMark/>
          </w:tcPr>
          <w:p w14:paraId="79FDBAA7" w14:textId="77777777" w:rsidR="00767BFF" w:rsidRPr="00767BFF" w:rsidRDefault="00767BFF" w:rsidP="00300F3E">
            <w:pPr>
              <w:keepNext w:val="0"/>
              <w:spacing w:line="240" w:lineRule="auto"/>
              <w:ind w:firstLine="0"/>
              <w:jc w:val="center"/>
              <w:rPr>
                <w:ins w:id="289" w:author="赵 子文" w:date="2018-11-15T23:13:00Z"/>
                <w:rFonts w:ascii="等线" w:eastAsia="等线" w:hAnsi="等线" w:cs="宋体"/>
                <w:color w:val="000000"/>
                <w:sz w:val="22"/>
                <w:szCs w:val="22"/>
              </w:rPr>
            </w:pPr>
            <w:ins w:id="290" w:author="赵 子文" w:date="2018-11-15T23:13:00Z">
              <w:r w:rsidRPr="00767BFF">
                <w:rPr>
                  <w:rFonts w:ascii="等线" w:eastAsia="等线" w:hAnsi="等线" w:cs="宋体" w:hint="eastAsia"/>
                  <w:color w:val="000000"/>
                  <w:sz w:val="22"/>
                  <w:szCs w:val="22"/>
                </w:rPr>
                <w:t>F</w:t>
              </w:r>
            </w:ins>
          </w:p>
        </w:tc>
        <w:tc>
          <w:tcPr>
            <w:tcW w:w="300" w:type="dxa"/>
            <w:tcBorders>
              <w:top w:val="nil"/>
              <w:left w:val="nil"/>
              <w:bottom w:val="single" w:sz="4" w:space="0" w:color="auto"/>
              <w:right w:val="single" w:sz="4" w:space="0" w:color="auto"/>
            </w:tcBorders>
            <w:shd w:val="clear" w:color="000000" w:fill="BDD7EE"/>
            <w:noWrap/>
            <w:vAlign w:val="center"/>
            <w:hideMark/>
          </w:tcPr>
          <w:p w14:paraId="15EEA157" w14:textId="77777777" w:rsidR="00767BFF" w:rsidRPr="00767BFF" w:rsidRDefault="00767BFF" w:rsidP="00300F3E">
            <w:pPr>
              <w:keepNext w:val="0"/>
              <w:spacing w:line="240" w:lineRule="auto"/>
              <w:ind w:firstLine="0"/>
              <w:jc w:val="center"/>
              <w:rPr>
                <w:ins w:id="291" w:author="赵 子文" w:date="2018-11-15T23:13:00Z"/>
                <w:rFonts w:ascii="等线" w:eastAsia="等线" w:hAnsi="等线" w:cs="宋体"/>
                <w:color w:val="000000"/>
                <w:sz w:val="22"/>
                <w:szCs w:val="22"/>
              </w:rPr>
            </w:pPr>
            <w:ins w:id="292" w:author="赵 子文" w:date="2018-11-15T23:13:00Z">
              <w:r w:rsidRPr="00767BFF">
                <w:rPr>
                  <w:rFonts w:ascii="等线" w:eastAsia="等线" w:hAnsi="等线" w:cs="宋体" w:hint="eastAsia"/>
                  <w:color w:val="000000"/>
                  <w:sz w:val="22"/>
                  <w:szCs w:val="22"/>
                </w:rPr>
                <w:t>F</w:t>
              </w:r>
            </w:ins>
          </w:p>
        </w:tc>
        <w:tc>
          <w:tcPr>
            <w:tcW w:w="320" w:type="dxa"/>
            <w:vMerge/>
            <w:tcBorders>
              <w:top w:val="nil"/>
              <w:left w:val="single" w:sz="4" w:space="0" w:color="auto"/>
              <w:bottom w:val="single" w:sz="4" w:space="0" w:color="auto"/>
              <w:right w:val="single" w:sz="4" w:space="0" w:color="auto"/>
            </w:tcBorders>
            <w:vAlign w:val="center"/>
            <w:hideMark/>
          </w:tcPr>
          <w:p w14:paraId="7EB04611" w14:textId="77777777" w:rsidR="00767BFF" w:rsidRPr="00767BFF" w:rsidRDefault="00767BFF" w:rsidP="00300F3E">
            <w:pPr>
              <w:keepNext w:val="0"/>
              <w:spacing w:line="240" w:lineRule="auto"/>
              <w:ind w:firstLine="0"/>
              <w:jc w:val="center"/>
              <w:rPr>
                <w:ins w:id="293" w:author="赵 子文" w:date="2018-11-15T23:13:00Z"/>
                <w:rFonts w:ascii="等线" w:eastAsia="等线" w:hAnsi="等线" w:cs="宋体"/>
                <w:color w:val="000000"/>
                <w:sz w:val="22"/>
                <w:szCs w:val="22"/>
              </w:rPr>
            </w:pPr>
          </w:p>
        </w:tc>
        <w:tc>
          <w:tcPr>
            <w:tcW w:w="320" w:type="dxa"/>
            <w:vMerge/>
            <w:tcBorders>
              <w:top w:val="nil"/>
              <w:left w:val="single" w:sz="4" w:space="0" w:color="auto"/>
              <w:bottom w:val="single" w:sz="4" w:space="0" w:color="auto"/>
              <w:right w:val="single" w:sz="4" w:space="0" w:color="auto"/>
            </w:tcBorders>
            <w:vAlign w:val="center"/>
            <w:hideMark/>
          </w:tcPr>
          <w:p w14:paraId="4B7CF49C" w14:textId="77777777" w:rsidR="00767BFF" w:rsidRPr="00767BFF" w:rsidRDefault="00767BFF" w:rsidP="00300F3E">
            <w:pPr>
              <w:keepNext w:val="0"/>
              <w:spacing w:line="240" w:lineRule="auto"/>
              <w:ind w:firstLine="0"/>
              <w:jc w:val="center"/>
              <w:rPr>
                <w:ins w:id="294" w:author="赵 子文" w:date="2018-11-15T23:13:00Z"/>
                <w:rFonts w:ascii="等线" w:eastAsia="等线" w:hAnsi="等线" w:cs="宋体"/>
                <w:color w:val="000000"/>
                <w:sz w:val="22"/>
                <w:szCs w:val="22"/>
              </w:rPr>
            </w:pPr>
          </w:p>
        </w:tc>
        <w:tc>
          <w:tcPr>
            <w:tcW w:w="320" w:type="dxa"/>
            <w:vMerge/>
            <w:tcBorders>
              <w:top w:val="nil"/>
              <w:left w:val="single" w:sz="4" w:space="0" w:color="auto"/>
              <w:bottom w:val="single" w:sz="4" w:space="0" w:color="auto"/>
              <w:right w:val="single" w:sz="4" w:space="0" w:color="auto"/>
            </w:tcBorders>
            <w:vAlign w:val="center"/>
            <w:hideMark/>
          </w:tcPr>
          <w:p w14:paraId="13C0D705" w14:textId="77777777" w:rsidR="00767BFF" w:rsidRPr="00767BFF" w:rsidRDefault="00767BFF" w:rsidP="00300F3E">
            <w:pPr>
              <w:keepNext w:val="0"/>
              <w:spacing w:line="240" w:lineRule="auto"/>
              <w:ind w:firstLine="0"/>
              <w:jc w:val="center"/>
              <w:rPr>
                <w:ins w:id="295" w:author="赵 子文" w:date="2018-11-15T23:13:00Z"/>
                <w:rFonts w:ascii="等线" w:eastAsia="等线" w:hAnsi="等线" w:cs="宋体"/>
                <w:color w:val="000000"/>
                <w:sz w:val="22"/>
                <w:szCs w:val="22"/>
              </w:rPr>
            </w:pPr>
          </w:p>
        </w:tc>
        <w:tc>
          <w:tcPr>
            <w:tcW w:w="320" w:type="dxa"/>
            <w:vMerge/>
            <w:tcBorders>
              <w:top w:val="nil"/>
              <w:left w:val="single" w:sz="4" w:space="0" w:color="auto"/>
              <w:bottom w:val="single" w:sz="4" w:space="0" w:color="auto"/>
              <w:right w:val="single" w:sz="4" w:space="0" w:color="auto"/>
            </w:tcBorders>
            <w:vAlign w:val="center"/>
            <w:hideMark/>
          </w:tcPr>
          <w:p w14:paraId="6805A631" w14:textId="77777777" w:rsidR="00767BFF" w:rsidRPr="00767BFF" w:rsidRDefault="00767BFF" w:rsidP="00300F3E">
            <w:pPr>
              <w:keepNext w:val="0"/>
              <w:spacing w:line="240" w:lineRule="auto"/>
              <w:ind w:firstLine="0"/>
              <w:jc w:val="center"/>
              <w:rPr>
                <w:ins w:id="296" w:author="赵 子文" w:date="2018-11-15T23:13:00Z"/>
                <w:rFonts w:ascii="等线" w:eastAsia="等线" w:hAnsi="等线" w:cs="宋体"/>
                <w:color w:val="000000"/>
                <w:sz w:val="22"/>
                <w:szCs w:val="22"/>
              </w:rPr>
            </w:pPr>
          </w:p>
        </w:tc>
        <w:tc>
          <w:tcPr>
            <w:tcW w:w="320" w:type="dxa"/>
            <w:vMerge/>
            <w:tcBorders>
              <w:top w:val="nil"/>
              <w:left w:val="single" w:sz="4" w:space="0" w:color="auto"/>
              <w:bottom w:val="single" w:sz="4" w:space="0" w:color="auto"/>
              <w:right w:val="single" w:sz="4" w:space="0" w:color="auto"/>
            </w:tcBorders>
            <w:vAlign w:val="center"/>
            <w:hideMark/>
          </w:tcPr>
          <w:p w14:paraId="3BC59BAA" w14:textId="77777777" w:rsidR="00767BFF" w:rsidRPr="00767BFF" w:rsidRDefault="00767BFF" w:rsidP="00300F3E">
            <w:pPr>
              <w:keepNext w:val="0"/>
              <w:spacing w:line="240" w:lineRule="auto"/>
              <w:ind w:firstLine="0"/>
              <w:jc w:val="center"/>
              <w:rPr>
                <w:ins w:id="297" w:author="赵 子文" w:date="2018-11-15T23:13:00Z"/>
                <w:rFonts w:ascii="等线" w:eastAsia="等线" w:hAnsi="等线" w:cs="宋体"/>
                <w:color w:val="000000"/>
                <w:sz w:val="22"/>
                <w:szCs w:val="22"/>
              </w:rPr>
            </w:pPr>
          </w:p>
        </w:tc>
        <w:tc>
          <w:tcPr>
            <w:tcW w:w="320" w:type="dxa"/>
            <w:vMerge/>
            <w:tcBorders>
              <w:top w:val="nil"/>
              <w:left w:val="single" w:sz="4" w:space="0" w:color="auto"/>
              <w:bottom w:val="single" w:sz="4" w:space="0" w:color="auto"/>
              <w:right w:val="single" w:sz="4" w:space="0" w:color="auto"/>
            </w:tcBorders>
            <w:vAlign w:val="center"/>
            <w:hideMark/>
          </w:tcPr>
          <w:p w14:paraId="26F197E2" w14:textId="77777777" w:rsidR="00767BFF" w:rsidRPr="00767BFF" w:rsidRDefault="00767BFF" w:rsidP="00300F3E">
            <w:pPr>
              <w:keepNext w:val="0"/>
              <w:spacing w:line="240" w:lineRule="auto"/>
              <w:ind w:firstLine="0"/>
              <w:jc w:val="center"/>
              <w:rPr>
                <w:ins w:id="298" w:author="赵 子文" w:date="2018-11-15T23:13:00Z"/>
                <w:rFonts w:ascii="等线" w:eastAsia="等线" w:hAnsi="等线" w:cs="宋体"/>
                <w:color w:val="000000"/>
                <w:sz w:val="22"/>
                <w:szCs w:val="22"/>
              </w:rPr>
            </w:pPr>
          </w:p>
        </w:tc>
        <w:tc>
          <w:tcPr>
            <w:tcW w:w="320" w:type="dxa"/>
            <w:tcBorders>
              <w:top w:val="nil"/>
              <w:left w:val="nil"/>
              <w:bottom w:val="single" w:sz="4" w:space="0" w:color="auto"/>
              <w:right w:val="single" w:sz="4" w:space="0" w:color="auto"/>
            </w:tcBorders>
            <w:shd w:val="clear" w:color="000000" w:fill="BDD7EE"/>
            <w:noWrap/>
            <w:vAlign w:val="center"/>
            <w:hideMark/>
          </w:tcPr>
          <w:p w14:paraId="1D5C8BC0" w14:textId="77777777" w:rsidR="00767BFF" w:rsidRPr="00767BFF" w:rsidRDefault="00767BFF" w:rsidP="00300F3E">
            <w:pPr>
              <w:keepNext w:val="0"/>
              <w:spacing w:line="240" w:lineRule="auto"/>
              <w:ind w:firstLine="0"/>
              <w:jc w:val="center"/>
              <w:rPr>
                <w:ins w:id="299" w:author="赵 子文" w:date="2018-11-15T23:13:00Z"/>
                <w:rFonts w:ascii="等线" w:eastAsia="等线" w:hAnsi="等线" w:cs="宋体"/>
                <w:color w:val="000000"/>
                <w:sz w:val="22"/>
                <w:szCs w:val="22"/>
              </w:rPr>
            </w:pPr>
          </w:p>
        </w:tc>
        <w:tc>
          <w:tcPr>
            <w:tcW w:w="320" w:type="dxa"/>
            <w:tcBorders>
              <w:top w:val="nil"/>
              <w:left w:val="nil"/>
              <w:bottom w:val="single" w:sz="4" w:space="0" w:color="auto"/>
              <w:right w:val="single" w:sz="4" w:space="0" w:color="auto"/>
            </w:tcBorders>
            <w:shd w:val="clear" w:color="000000" w:fill="BDD7EE"/>
            <w:noWrap/>
            <w:vAlign w:val="center"/>
            <w:hideMark/>
          </w:tcPr>
          <w:p w14:paraId="026A05A4" w14:textId="77777777" w:rsidR="00767BFF" w:rsidRPr="00767BFF" w:rsidRDefault="00767BFF" w:rsidP="00300F3E">
            <w:pPr>
              <w:keepNext w:val="0"/>
              <w:spacing w:line="240" w:lineRule="auto"/>
              <w:ind w:firstLine="0"/>
              <w:jc w:val="center"/>
              <w:rPr>
                <w:ins w:id="300" w:author="赵 子文" w:date="2018-11-15T23:13:00Z"/>
                <w:rFonts w:ascii="等线" w:eastAsia="等线" w:hAnsi="等线" w:cs="宋体"/>
                <w:color w:val="000000"/>
                <w:sz w:val="22"/>
                <w:szCs w:val="22"/>
              </w:rPr>
            </w:pPr>
          </w:p>
        </w:tc>
      </w:tr>
      <w:tr w:rsidR="00767BFF" w:rsidRPr="00767BFF" w14:paraId="4151DEC8" w14:textId="77777777" w:rsidTr="00767BFF">
        <w:trPr>
          <w:trHeight w:val="285"/>
          <w:ins w:id="301" w:author="赵 子文" w:date="2018-11-15T23:13:00Z"/>
        </w:trPr>
        <w:tc>
          <w:tcPr>
            <w:tcW w:w="400" w:type="dxa"/>
            <w:vMerge/>
            <w:tcBorders>
              <w:top w:val="single" w:sz="4" w:space="0" w:color="auto"/>
              <w:left w:val="single" w:sz="4" w:space="0" w:color="auto"/>
              <w:bottom w:val="single" w:sz="4" w:space="0" w:color="auto"/>
              <w:right w:val="single" w:sz="4" w:space="0" w:color="auto"/>
            </w:tcBorders>
            <w:vAlign w:val="center"/>
            <w:hideMark/>
          </w:tcPr>
          <w:p w14:paraId="67CD4ED8" w14:textId="77777777" w:rsidR="00767BFF" w:rsidRPr="00767BFF" w:rsidRDefault="00767BFF" w:rsidP="00300F3E">
            <w:pPr>
              <w:keepNext w:val="0"/>
              <w:spacing w:line="240" w:lineRule="auto"/>
              <w:ind w:firstLine="0"/>
              <w:jc w:val="center"/>
              <w:rPr>
                <w:ins w:id="302" w:author="赵 子文" w:date="2018-11-15T23:13:00Z"/>
                <w:rFonts w:ascii="等线" w:eastAsia="等线" w:hAnsi="等线" w:cs="宋体"/>
                <w:color w:val="000000"/>
                <w:sz w:val="22"/>
                <w:szCs w:val="22"/>
              </w:rPr>
            </w:pPr>
          </w:p>
        </w:tc>
        <w:tc>
          <w:tcPr>
            <w:tcW w:w="2240" w:type="dxa"/>
            <w:tcBorders>
              <w:top w:val="nil"/>
              <w:left w:val="nil"/>
              <w:bottom w:val="single" w:sz="4" w:space="0" w:color="auto"/>
              <w:right w:val="single" w:sz="4" w:space="0" w:color="auto"/>
            </w:tcBorders>
            <w:shd w:val="clear" w:color="000000" w:fill="DDEBF7"/>
            <w:noWrap/>
            <w:vAlign w:val="center"/>
            <w:hideMark/>
          </w:tcPr>
          <w:p w14:paraId="4A569008" w14:textId="77777777" w:rsidR="00767BFF" w:rsidRPr="00767BFF" w:rsidRDefault="00767BFF" w:rsidP="00300F3E">
            <w:pPr>
              <w:keepNext w:val="0"/>
              <w:spacing w:line="240" w:lineRule="auto"/>
              <w:ind w:firstLine="0"/>
              <w:jc w:val="center"/>
              <w:rPr>
                <w:ins w:id="303" w:author="赵 子文" w:date="2018-11-15T23:13:00Z"/>
                <w:rFonts w:ascii="等线" w:eastAsia="等线" w:hAnsi="等线" w:cs="宋体"/>
                <w:color w:val="000000"/>
                <w:sz w:val="22"/>
                <w:szCs w:val="22"/>
              </w:rPr>
            </w:pPr>
            <w:ins w:id="304" w:author="赵 子文" w:date="2018-11-15T23:13:00Z">
              <w:r w:rsidRPr="00767BFF">
                <w:rPr>
                  <w:rFonts w:ascii="等线" w:eastAsia="等线" w:hAnsi="等线" w:cs="宋体" w:hint="eastAsia"/>
                  <w:color w:val="000000"/>
                  <w:sz w:val="22"/>
                  <w:szCs w:val="22"/>
                </w:rPr>
                <w:t>按动“出门”按钮</w:t>
              </w:r>
            </w:ins>
          </w:p>
        </w:tc>
        <w:tc>
          <w:tcPr>
            <w:tcW w:w="300" w:type="dxa"/>
            <w:tcBorders>
              <w:top w:val="nil"/>
              <w:left w:val="nil"/>
              <w:bottom w:val="single" w:sz="4" w:space="0" w:color="auto"/>
              <w:right w:val="single" w:sz="4" w:space="0" w:color="auto"/>
            </w:tcBorders>
            <w:shd w:val="clear" w:color="000000" w:fill="BDD7EE"/>
            <w:noWrap/>
            <w:vAlign w:val="center"/>
            <w:hideMark/>
          </w:tcPr>
          <w:p w14:paraId="75E05B65" w14:textId="77777777" w:rsidR="00767BFF" w:rsidRPr="00767BFF" w:rsidRDefault="00767BFF" w:rsidP="00300F3E">
            <w:pPr>
              <w:keepNext w:val="0"/>
              <w:spacing w:line="240" w:lineRule="auto"/>
              <w:ind w:firstLine="0"/>
              <w:jc w:val="center"/>
              <w:rPr>
                <w:ins w:id="305" w:author="赵 子文" w:date="2018-11-15T23:13:00Z"/>
                <w:rFonts w:ascii="等线" w:eastAsia="等线" w:hAnsi="等线" w:cs="宋体"/>
                <w:color w:val="000000"/>
                <w:sz w:val="22"/>
                <w:szCs w:val="22"/>
              </w:rPr>
            </w:pPr>
            <w:ins w:id="306" w:author="赵 子文" w:date="2018-11-15T23:13:00Z">
              <w:r w:rsidRPr="00767BFF">
                <w:rPr>
                  <w:rFonts w:ascii="等线" w:eastAsia="等线" w:hAnsi="等线" w:cs="宋体" w:hint="eastAsia"/>
                  <w:color w:val="000000"/>
                  <w:sz w:val="22"/>
                  <w:szCs w:val="22"/>
                </w:rPr>
                <w:t>F</w:t>
              </w:r>
            </w:ins>
          </w:p>
        </w:tc>
        <w:tc>
          <w:tcPr>
            <w:tcW w:w="300" w:type="dxa"/>
            <w:tcBorders>
              <w:top w:val="nil"/>
              <w:left w:val="nil"/>
              <w:bottom w:val="single" w:sz="4" w:space="0" w:color="auto"/>
              <w:right w:val="single" w:sz="4" w:space="0" w:color="auto"/>
            </w:tcBorders>
            <w:shd w:val="clear" w:color="000000" w:fill="BDD7EE"/>
            <w:noWrap/>
            <w:vAlign w:val="center"/>
            <w:hideMark/>
          </w:tcPr>
          <w:p w14:paraId="3B1F1F63" w14:textId="77777777" w:rsidR="00767BFF" w:rsidRPr="00767BFF" w:rsidRDefault="00767BFF" w:rsidP="00300F3E">
            <w:pPr>
              <w:keepNext w:val="0"/>
              <w:spacing w:line="240" w:lineRule="auto"/>
              <w:ind w:firstLine="0"/>
              <w:jc w:val="center"/>
              <w:rPr>
                <w:ins w:id="307" w:author="赵 子文" w:date="2018-11-15T23:13:00Z"/>
                <w:rFonts w:ascii="等线" w:eastAsia="等线" w:hAnsi="等线" w:cs="宋体"/>
                <w:color w:val="000000"/>
                <w:sz w:val="22"/>
                <w:szCs w:val="22"/>
              </w:rPr>
            </w:pPr>
            <w:ins w:id="308"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3403EFCF" w14:textId="77777777" w:rsidR="00767BFF" w:rsidRPr="00767BFF" w:rsidRDefault="00767BFF" w:rsidP="00300F3E">
            <w:pPr>
              <w:keepNext w:val="0"/>
              <w:spacing w:line="240" w:lineRule="auto"/>
              <w:ind w:firstLine="0"/>
              <w:jc w:val="center"/>
              <w:rPr>
                <w:ins w:id="309" w:author="赵 子文" w:date="2018-11-15T23:13:00Z"/>
                <w:rFonts w:ascii="等线" w:eastAsia="等线" w:hAnsi="等线" w:cs="宋体"/>
                <w:color w:val="000000"/>
                <w:sz w:val="22"/>
                <w:szCs w:val="22"/>
              </w:rPr>
            </w:pPr>
            <w:ins w:id="310" w:author="赵 子文" w:date="2018-11-15T23:13:00Z">
              <w:r w:rsidRPr="00767BFF">
                <w:rPr>
                  <w:rFonts w:ascii="等线" w:eastAsia="等线" w:hAnsi="等线" w:cs="宋体" w:hint="eastAsia"/>
                  <w:color w:val="000000"/>
                  <w:sz w:val="22"/>
                  <w:szCs w:val="22"/>
                </w:rPr>
                <w:t>T</w:t>
              </w:r>
            </w:ins>
          </w:p>
        </w:tc>
        <w:tc>
          <w:tcPr>
            <w:tcW w:w="300" w:type="dxa"/>
            <w:tcBorders>
              <w:top w:val="nil"/>
              <w:left w:val="nil"/>
              <w:bottom w:val="single" w:sz="4" w:space="0" w:color="auto"/>
              <w:right w:val="single" w:sz="4" w:space="0" w:color="auto"/>
            </w:tcBorders>
            <w:shd w:val="clear" w:color="000000" w:fill="BDD7EE"/>
            <w:noWrap/>
            <w:vAlign w:val="center"/>
            <w:hideMark/>
          </w:tcPr>
          <w:p w14:paraId="16139FAF" w14:textId="77777777" w:rsidR="00767BFF" w:rsidRPr="00767BFF" w:rsidRDefault="00767BFF" w:rsidP="00300F3E">
            <w:pPr>
              <w:keepNext w:val="0"/>
              <w:spacing w:line="240" w:lineRule="auto"/>
              <w:ind w:firstLine="0"/>
              <w:jc w:val="center"/>
              <w:rPr>
                <w:ins w:id="311" w:author="赵 子文" w:date="2018-11-15T23:13:00Z"/>
                <w:rFonts w:ascii="等线" w:eastAsia="等线" w:hAnsi="等线" w:cs="宋体"/>
                <w:color w:val="000000"/>
                <w:sz w:val="22"/>
                <w:szCs w:val="22"/>
              </w:rPr>
            </w:pPr>
            <w:ins w:id="312" w:author="赵 子文" w:date="2018-11-15T23:13:00Z">
              <w:r w:rsidRPr="00767BFF">
                <w:rPr>
                  <w:rFonts w:ascii="等线" w:eastAsia="等线" w:hAnsi="等线" w:cs="宋体" w:hint="eastAsia"/>
                  <w:color w:val="000000"/>
                  <w:sz w:val="22"/>
                  <w:szCs w:val="22"/>
                </w:rPr>
                <w:t>T</w:t>
              </w:r>
            </w:ins>
          </w:p>
        </w:tc>
        <w:tc>
          <w:tcPr>
            <w:tcW w:w="320" w:type="dxa"/>
            <w:tcBorders>
              <w:top w:val="nil"/>
              <w:left w:val="nil"/>
              <w:bottom w:val="single" w:sz="4" w:space="0" w:color="auto"/>
              <w:right w:val="single" w:sz="4" w:space="0" w:color="auto"/>
            </w:tcBorders>
            <w:shd w:val="clear" w:color="000000" w:fill="BDD7EE"/>
            <w:noWrap/>
            <w:vAlign w:val="center"/>
            <w:hideMark/>
          </w:tcPr>
          <w:p w14:paraId="09E1BAFE" w14:textId="77777777" w:rsidR="00767BFF" w:rsidRPr="00767BFF" w:rsidRDefault="00767BFF" w:rsidP="00300F3E">
            <w:pPr>
              <w:keepNext w:val="0"/>
              <w:spacing w:line="240" w:lineRule="auto"/>
              <w:ind w:firstLine="0"/>
              <w:jc w:val="center"/>
              <w:rPr>
                <w:ins w:id="313" w:author="赵 子文" w:date="2018-11-15T23:13:00Z"/>
                <w:rFonts w:ascii="等线" w:eastAsia="等线" w:hAnsi="等线" w:cs="宋体"/>
                <w:color w:val="000000"/>
                <w:sz w:val="22"/>
                <w:szCs w:val="22"/>
              </w:rPr>
            </w:pPr>
            <w:ins w:id="314" w:author="赵 子文" w:date="2018-11-15T23:13:00Z">
              <w:r w:rsidRPr="00767BFF">
                <w:rPr>
                  <w:rFonts w:ascii="等线" w:eastAsia="等线" w:hAnsi="等线" w:cs="宋体" w:hint="eastAsia"/>
                  <w:color w:val="000000"/>
                  <w:sz w:val="22"/>
                  <w:szCs w:val="22"/>
                </w:rPr>
                <w:t>#</w:t>
              </w:r>
            </w:ins>
          </w:p>
        </w:tc>
        <w:tc>
          <w:tcPr>
            <w:tcW w:w="320" w:type="dxa"/>
            <w:tcBorders>
              <w:top w:val="nil"/>
              <w:left w:val="nil"/>
              <w:bottom w:val="single" w:sz="4" w:space="0" w:color="auto"/>
              <w:right w:val="single" w:sz="4" w:space="0" w:color="auto"/>
            </w:tcBorders>
            <w:shd w:val="clear" w:color="000000" w:fill="BDD7EE"/>
            <w:noWrap/>
            <w:vAlign w:val="center"/>
            <w:hideMark/>
          </w:tcPr>
          <w:p w14:paraId="33CF6184" w14:textId="77777777" w:rsidR="00767BFF" w:rsidRPr="00767BFF" w:rsidRDefault="00767BFF" w:rsidP="00300F3E">
            <w:pPr>
              <w:keepNext w:val="0"/>
              <w:spacing w:line="240" w:lineRule="auto"/>
              <w:ind w:firstLine="0"/>
              <w:jc w:val="center"/>
              <w:rPr>
                <w:ins w:id="315" w:author="赵 子文" w:date="2018-11-15T23:13:00Z"/>
                <w:rFonts w:ascii="等线" w:eastAsia="等线" w:hAnsi="等线" w:cs="宋体"/>
                <w:color w:val="000000"/>
                <w:sz w:val="22"/>
                <w:szCs w:val="22"/>
              </w:rPr>
            </w:pPr>
            <w:ins w:id="316" w:author="赵 子文" w:date="2018-11-15T23:13:00Z">
              <w:r w:rsidRPr="00767BFF">
                <w:rPr>
                  <w:rFonts w:ascii="等线" w:eastAsia="等线" w:hAnsi="等线" w:cs="宋体" w:hint="eastAsia"/>
                  <w:color w:val="000000"/>
                  <w:sz w:val="22"/>
                  <w:szCs w:val="22"/>
                </w:rPr>
                <w:t>#</w:t>
              </w:r>
            </w:ins>
          </w:p>
        </w:tc>
        <w:tc>
          <w:tcPr>
            <w:tcW w:w="320" w:type="dxa"/>
            <w:tcBorders>
              <w:top w:val="nil"/>
              <w:left w:val="nil"/>
              <w:bottom w:val="single" w:sz="4" w:space="0" w:color="auto"/>
              <w:right w:val="single" w:sz="4" w:space="0" w:color="auto"/>
            </w:tcBorders>
            <w:shd w:val="clear" w:color="000000" w:fill="BDD7EE"/>
            <w:noWrap/>
            <w:vAlign w:val="center"/>
            <w:hideMark/>
          </w:tcPr>
          <w:p w14:paraId="35DCC41E" w14:textId="77777777" w:rsidR="00767BFF" w:rsidRPr="00767BFF" w:rsidRDefault="00767BFF" w:rsidP="00300F3E">
            <w:pPr>
              <w:keepNext w:val="0"/>
              <w:spacing w:line="240" w:lineRule="auto"/>
              <w:ind w:firstLine="0"/>
              <w:jc w:val="center"/>
              <w:rPr>
                <w:ins w:id="317" w:author="赵 子文" w:date="2018-11-15T23:13:00Z"/>
                <w:rFonts w:ascii="等线" w:eastAsia="等线" w:hAnsi="等线" w:cs="宋体"/>
                <w:color w:val="000000"/>
                <w:sz w:val="22"/>
                <w:szCs w:val="22"/>
              </w:rPr>
            </w:pPr>
            <w:ins w:id="318" w:author="赵 子文" w:date="2018-11-15T23:13:00Z">
              <w:r w:rsidRPr="00767BFF">
                <w:rPr>
                  <w:rFonts w:ascii="等线" w:eastAsia="等线" w:hAnsi="等线" w:cs="宋体" w:hint="eastAsia"/>
                  <w:color w:val="000000"/>
                  <w:sz w:val="22"/>
                  <w:szCs w:val="22"/>
                </w:rPr>
                <w:t>#</w:t>
              </w:r>
            </w:ins>
          </w:p>
        </w:tc>
        <w:tc>
          <w:tcPr>
            <w:tcW w:w="320" w:type="dxa"/>
            <w:tcBorders>
              <w:top w:val="nil"/>
              <w:left w:val="nil"/>
              <w:bottom w:val="single" w:sz="4" w:space="0" w:color="auto"/>
              <w:right w:val="single" w:sz="4" w:space="0" w:color="auto"/>
            </w:tcBorders>
            <w:shd w:val="clear" w:color="000000" w:fill="BDD7EE"/>
            <w:noWrap/>
            <w:vAlign w:val="center"/>
            <w:hideMark/>
          </w:tcPr>
          <w:p w14:paraId="715C9175" w14:textId="77777777" w:rsidR="00767BFF" w:rsidRPr="00767BFF" w:rsidRDefault="00767BFF" w:rsidP="00300F3E">
            <w:pPr>
              <w:keepNext w:val="0"/>
              <w:spacing w:line="240" w:lineRule="auto"/>
              <w:ind w:firstLine="0"/>
              <w:jc w:val="center"/>
              <w:rPr>
                <w:ins w:id="319" w:author="赵 子文" w:date="2018-11-15T23:13:00Z"/>
                <w:rFonts w:ascii="等线" w:eastAsia="等线" w:hAnsi="等线" w:cs="宋体"/>
                <w:color w:val="000000"/>
                <w:sz w:val="22"/>
                <w:szCs w:val="22"/>
              </w:rPr>
            </w:pPr>
            <w:ins w:id="320" w:author="赵 子文" w:date="2018-11-15T23:13:00Z">
              <w:r w:rsidRPr="00767BFF">
                <w:rPr>
                  <w:rFonts w:ascii="等线" w:eastAsia="等线" w:hAnsi="等线" w:cs="宋体" w:hint="eastAsia"/>
                  <w:color w:val="000000"/>
                  <w:sz w:val="22"/>
                  <w:szCs w:val="22"/>
                </w:rPr>
                <w:t>#</w:t>
              </w:r>
            </w:ins>
          </w:p>
        </w:tc>
        <w:tc>
          <w:tcPr>
            <w:tcW w:w="320" w:type="dxa"/>
            <w:tcBorders>
              <w:top w:val="nil"/>
              <w:left w:val="nil"/>
              <w:bottom w:val="single" w:sz="4" w:space="0" w:color="auto"/>
              <w:right w:val="single" w:sz="4" w:space="0" w:color="auto"/>
            </w:tcBorders>
            <w:shd w:val="clear" w:color="000000" w:fill="BDD7EE"/>
            <w:noWrap/>
            <w:vAlign w:val="center"/>
            <w:hideMark/>
          </w:tcPr>
          <w:p w14:paraId="07451830" w14:textId="77777777" w:rsidR="00767BFF" w:rsidRPr="00767BFF" w:rsidRDefault="00767BFF" w:rsidP="00300F3E">
            <w:pPr>
              <w:keepNext w:val="0"/>
              <w:spacing w:line="240" w:lineRule="auto"/>
              <w:ind w:firstLine="0"/>
              <w:jc w:val="center"/>
              <w:rPr>
                <w:ins w:id="321" w:author="赵 子文" w:date="2018-11-15T23:13:00Z"/>
                <w:rFonts w:ascii="等线" w:eastAsia="等线" w:hAnsi="等线" w:cs="宋体"/>
                <w:color w:val="000000"/>
                <w:sz w:val="22"/>
                <w:szCs w:val="22"/>
              </w:rPr>
            </w:pPr>
            <w:ins w:id="322" w:author="赵 子文" w:date="2018-11-15T23:13:00Z">
              <w:r w:rsidRPr="00767BFF">
                <w:rPr>
                  <w:rFonts w:ascii="等线" w:eastAsia="等线" w:hAnsi="等线" w:cs="宋体" w:hint="eastAsia"/>
                  <w:color w:val="000000"/>
                  <w:sz w:val="22"/>
                  <w:szCs w:val="22"/>
                </w:rPr>
                <w:t>#</w:t>
              </w:r>
            </w:ins>
          </w:p>
        </w:tc>
        <w:tc>
          <w:tcPr>
            <w:tcW w:w="320" w:type="dxa"/>
            <w:tcBorders>
              <w:top w:val="nil"/>
              <w:left w:val="nil"/>
              <w:bottom w:val="single" w:sz="4" w:space="0" w:color="auto"/>
              <w:right w:val="single" w:sz="4" w:space="0" w:color="auto"/>
            </w:tcBorders>
            <w:shd w:val="clear" w:color="000000" w:fill="BDD7EE"/>
            <w:noWrap/>
            <w:vAlign w:val="center"/>
            <w:hideMark/>
          </w:tcPr>
          <w:p w14:paraId="00BDA576" w14:textId="77777777" w:rsidR="00767BFF" w:rsidRPr="00767BFF" w:rsidRDefault="00767BFF" w:rsidP="00300F3E">
            <w:pPr>
              <w:keepNext w:val="0"/>
              <w:spacing w:line="240" w:lineRule="auto"/>
              <w:ind w:firstLine="0"/>
              <w:jc w:val="center"/>
              <w:rPr>
                <w:ins w:id="323" w:author="赵 子文" w:date="2018-11-15T23:13:00Z"/>
                <w:rFonts w:ascii="等线" w:eastAsia="等线" w:hAnsi="等线" w:cs="宋体"/>
                <w:color w:val="000000"/>
                <w:sz w:val="22"/>
                <w:szCs w:val="22"/>
              </w:rPr>
            </w:pPr>
            <w:ins w:id="324" w:author="赵 子文" w:date="2018-11-15T23:13:00Z">
              <w:r w:rsidRPr="00767BFF">
                <w:rPr>
                  <w:rFonts w:ascii="等线" w:eastAsia="等线" w:hAnsi="等线" w:cs="宋体" w:hint="eastAsia"/>
                  <w:color w:val="000000"/>
                  <w:sz w:val="22"/>
                  <w:szCs w:val="22"/>
                </w:rPr>
                <w:t>#</w:t>
              </w:r>
            </w:ins>
          </w:p>
        </w:tc>
        <w:tc>
          <w:tcPr>
            <w:tcW w:w="320" w:type="dxa"/>
            <w:tcBorders>
              <w:top w:val="nil"/>
              <w:left w:val="nil"/>
              <w:bottom w:val="single" w:sz="4" w:space="0" w:color="auto"/>
              <w:right w:val="single" w:sz="4" w:space="0" w:color="auto"/>
            </w:tcBorders>
            <w:shd w:val="clear" w:color="000000" w:fill="BDD7EE"/>
            <w:noWrap/>
            <w:vAlign w:val="center"/>
            <w:hideMark/>
          </w:tcPr>
          <w:p w14:paraId="06813FF1" w14:textId="77777777" w:rsidR="00767BFF" w:rsidRPr="00767BFF" w:rsidRDefault="00767BFF" w:rsidP="00300F3E">
            <w:pPr>
              <w:keepNext w:val="0"/>
              <w:spacing w:line="240" w:lineRule="auto"/>
              <w:ind w:firstLine="0"/>
              <w:jc w:val="center"/>
              <w:rPr>
                <w:ins w:id="325" w:author="赵 子文" w:date="2018-11-15T23:13:00Z"/>
                <w:rFonts w:ascii="等线" w:eastAsia="等线" w:hAnsi="等线" w:cs="宋体"/>
                <w:color w:val="000000"/>
                <w:sz w:val="22"/>
                <w:szCs w:val="22"/>
              </w:rPr>
            </w:pPr>
            <w:ins w:id="326" w:author="赵 子文" w:date="2018-11-15T23:13:00Z">
              <w:r w:rsidRPr="00767BFF">
                <w:rPr>
                  <w:rFonts w:ascii="等线" w:eastAsia="等线" w:hAnsi="等线" w:cs="宋体" w:hint="eastAsia"/>
                  <w:color w:val="000000"/>
                  <w:sz w:val="22"/>
                  <w:szCs w:val="22"/>
                </w:rPr>
                <w:t>#</w:t>
              </w:r>
            </w:ins>
          </w:p>
        </w:tc>
        <w:tc>
          <w:tcPr>
            <w:tcW w:w="320" w:type="dxa"/>
            <w:tcBorders>
              <w:top w:val="nil"/>
              <w:left w:val="nil"/>
              <w:bottom w:val="single" w:sz="4" w:space="0" w:color="auto"/>
              <w:right w:val="single" w:sz="4" w:space="0" w:color="auto"/>
            </w:tcBorders>
            <w:shd w:val="clear" w:color="000000" w:fill="BDD7EE"/>
            <w:noWrap/>
            <w:vAlign w:val="center"/>
            <w:hideMark/>
          </w:tcPr>
          <w:p w14:paraId="277EAA24" w14:textId="77777777" w:rsidR="00767BFF" w:rsidRPr="00767BFF" w:rsidRDefault="00767BFF" w:rsidP="00300F3E">
            <w:pPr>
              <w:keepNext w:val="0"/>
              <w:spacing w:line="240" w:lineRule="auto"/>
              <w:ind w:firstLine="0"/>
              <w:jc w:val="center"/>
              <w:rPr>
                <w:ins w:id="327" w:author="赵 子文" w:date="2018-11-15T23:13:00Z"/>
                <w:rFonts w:ascii="等线" w:eastAsia="等线" w:hAnsi="等线" w:cs="宋体"/>
                <w:color w:val="000000"/>
                <w:sz w:val="22"/>
                <w:szCs w:val="22"/>
              </w:rPr>
            </w:pPr>
            <w:ins w:id="328" w:author="赵 子文" w:date="2018-11-15T23:13:00Z">
              <w:r w:rsidRPr="00767BFF">
                <w:rPr>
                  <w:rFonts w:ascii="等线" w:eastAsia="等线" w:hAnsi="等线" w:cs="宋体" w:hint="eastAsia"/>
                  <w:color w:val="000000"/>
                  <w:sz w:val="22"/>
                  <w:szCs w:val="22"/>
                </w:rPr>
                <w:t>#</w:t>
              </w:r>
            </w:ins>
          </w:p>
        </w:tc>
      </w:tr>
      <w:tr w:rsidR="00767BFF" w:rsidRPr="00767BFF" w14:paraId="330B6AA2" w14:textId="77777777" w:rsidTr="00767BFF">
        <w:trPr>
          <w:trHeight w:val="90"/>
          <w:ins w:id="329" w:author="赵 子文" w:date="2018-11-15T23:13:00Z"/>
        </w:trPr>
        <w:tc>
          <w:tcPr>
            <w:tcW w:w="6420" w:type="dxa"/>
            <w:gridSpan w:val="1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DC85F1" w14:textId="77777777" w:rsidR="00767BFF" w:rsidRPr="00767BFF" w:rsidRDefault="00767BFF" w:rsidP="00300F3E">
            <w:pPr>
              <w:keepNext w:val="0"/>
              <w:spacing w:line="240" w:lineRule="auto"/>
              <w:ind w:firstLine="0"/>
              <w:jc w:val="center"/>
              <w:rPr>
                <w:ins w:id="330" w:author="赵 子文" w:date="2018-11-15T23:13:00Z"/>
                <w:rFonts w:ascii="等线" w:eastAsia="等线" w:hAnsi="等线" w:cs="宋体"/>
                <w:color w:val="000000"/>
                <w:sz w:val="22"/>
                <w:szCs w:val="22"/>
              </w:rPr>
            </w:pPr>
          </w:p>
        </w:tc>
      </w:tr>
      <w:tr w:rsidR="00767BFF" w:rsidRPr="00767BFF" w14:paraId="263F1169" w14:textId="77777777" w:rsidTr="00767BFF">
        <w:trPr>
          <w:trHeight w:val="285"/>
          <w:ins w:id="331" w:author="赵 子文" w:date="2018-11-15T23:13:00Z"/>
        </w:trPr>
        <w:tc>
          <w:tcPr>
            <w:tcW w:w="400" w:type="dxa"/>
            <w:vMerge w:val="restart"/>
            <w:tcBorders>
              <w:top w:val="nil"/>
              <w:left w:val="single" w:sz="4" w:space="0" w:color="auto"/>
              <w:bottom w:val="single" w:sz="4" w:space="0" w:color="auto"/>
              <w:right w:val="single" w:sz="4" w:space="0" w:color="auto"/>
            </w:tcBorders>
            <w:shd w:val="clear" w:color="000000" w:fill="9BC2E6"/>
            <w:vAlign w:val="center"/>
            <w:hideMark/>
          </w:tcPr>
          <w:p w14:paraId="58069AE6" w14:textId="77777777" w:rsidR="00767BFF" w:rsidRPr="00767BFF" w:rsidRDefault="00767BFF" w:rsidP="00300F3E">
            <w:pPr>
              <w:keepNext w:val="0"/>
              <w:spacing w:line="240" w:lineRule="auto"/>
              <w:ind w:firstLine="0"/>
              <w:jc w:val="center"/>
              <w:rPr>
                <w:ins w:id="332" w:author="赵 子文" w:date="2018-11-15T23:13:00Z"/>
                <w:rFonts w:ascii="等线" w:eastAsia="等线" w:hAnsi="等线" w:cs="宋体"/>
                <w:color w:val="000000"/>
                <w:sz w:val="22"/>
                <w:szCs w:val="22"/>
              </w:rPr>
            </w:pPr>
            <w:ins w:id="333" w:author="赵 子文" w:date="2018-11-15T23:13:00Z">
              <w:r w:rsidRPr="00767BFF">
                <w:rPr>
                  <w:rFonts w:ascii="等线" w:eastAsia="等线" w:hAnsi="等线" w:cs="宋体" w:hint="eastAsia"/>
                  <w:color w:val="000000"/>
                  <w:sz w:val="22"/>
                  <w:szCs w:val="22"/>
                </w:rPr>
                <w:t>结</w:t>
              </w:r>
              <w:r w:rsidRPr="00767BFF">
                <w:rPr>
                  <w:rFonts w:ascii="等线" w:eastAsia="等线" w:hAnsi="等线" w:cs="宋体" w:hint="eastAsia"/>
                  <w:color w:val="000000"/>
                  <w:sz w:val="22"/>
                  <w:szCs w:val="22"/>
                </w:rPr>
                <w:br/>
                <w:t>果</w:t>
              </w:r>
            </w:ins>
          </w:p>
        </w:tc>
        <w:tc>
          <w:tcPr>
            <w:tcW w:w="2240" w:type="dxa"/>
            <w:tcBorders>
              <w:top w:val="nil"/>
              <w:left w:val="nil"/>
              <w:bottom w:val="single" w:sz="4" w:space="0" w:color="auto"/>
              <w:right w:val="single" w:sz="4" w:space="0" w:color="auto"/>
            </w:tcBorders>
            <w:shd w:val="clear" w:color="000000" w:fill="DDEBF7"/>
            <w:noWrap/>
            <w:vAlign w:val="center"/>
            <w:hideMark/>
          </w:tcPr>
          <w:p w14:paraId="10713F6D" w14:textId="77777777" w:rsidR="00767BFF" w:rsidRPr="00767BFF" w:rsidRDefault="00767BFF" w:rsidP="00300F3E">
            <w:pPr>
              <w:keepNext w:val="0"/>
              <w:spacing w:line="240" w:lineRule="auto"/>
              <w:ind w:firstLine="0"/>
              <w:jc w:val="center"/>
              <w:rPr>
                <w:ins w:id="334" w:author="赵 子文" w:date="2018-11-15T23:13:00Z"/>
                <w:rFonts w:ascii="等线" w:eastAsia="等线" w:hAnsi="等线" w:cs="宋体"/>
                <w:color w:val="000000"/>
                <w:sz w:val="22"/>
                <w:szCs w:val="22"/>
              </w:rPr>
            </w:pPr>
            <w:ins w:id="335" w:author="赵 子文" w:date="2018-11-15T23:13:00Z">
              <w:r w:rsidRPr="00767BFF">
                <w:rPr>
                  <w:rFonts w:ascii="等线" w:eastAsia="等线" w:hAnsi="等线" w:cs="宋体" w:hint="eastAsia"/>
                  <w:color w:val="000000"/>
                  <w:sz w:val="22"/>
                  <w:szCs w:val="22"/>
                </w:rPr>
                <w:t>廊灯启动</w:t>
              </w:r>
            </w:ins>
          </w:p>
        </w:tc>
        <w:tc>
          <w:tcPr>
            <w:tcW w:w="300" w:type="dxa"/>
            <w:tcBorders>
              <w:top w:val="nil"/>
              <w:left w:val="nil"/>
              <w:bottom w:val="single" w:sz="4" w:space="0" w:color="auto"/>
              <w:right w:val="single" w:sz="4" w:space="0" w:color="auto"/>
            </w:tcBorders>
            <w:shd w:val="clear" w:color="000000" w:fill="BDD7EE"/>
            <w:noWrap/>
            <w:vAlign w:val="center"/>
            <w:hideMark/>
          </w:tcPr>
          <w:p w14:paraId="639AF237" w14:textId="77777777" w:rsidR="00767BFF" w:rsidRPr="00767BFF" w:rsidRDefault="00767BFF" w:rsidP="00300F3E">
            <w:pPr>
              <w:keepNext w:val="0"/>
              <w:spacing w:line="240" w:lineRule="auto"/>
              <w:ind w:firstLine="0"/>
              <w:jc w:val="center"/>
              <w:rPr>
                <w:ins w:id="336" w:author="赵 子文" w:date="2018-11-15T23:13:00Z"/>
                <w:rFonts w:ascii="等线" w:eastAsia="等线" w:hAnsi="等线" w:cs="宋体"/>
                <w:color w:val="000000"/>
                <w:sz w:val="22"/>
                <w:szCs w:val="22"/>
              </w:rPr>
            </w:pPr>
            <w:ins w:id="337" w:author="赵 子文" w:date="2018-11-15T23:13:00Z">
              <w:r w:rsidRPr="00767BFF">
                <w:rPr>
                  <w:rFonts w:ascii="等线" w:eastAsia="等线" w:hAnsi="等线" w:cs="宋体" w:hint="eastAsia"/>
                  <w:color w:val="000000"/>
                  <w:sz w:val="22"/>
                  <w:szCs w:val="22"/>
                </w:rPr>
                <w:t>F</w:t>
              </w:r>
            </w:ins>
          </w:p>
        </w:tc>
        <w:tc>
          <w:tcPr>
            <w:tcW w:w="300" w:type="dxa"/>
            <w:tcBorders>
              <w:top w:val="nil"/>
              <w:left w:val="nil"/>
              <w:bottom w:val="single" w:sz="4" w:space="0" w:color="auto"/>
              <w:right w:val="single" w:sz="4" w:space="0" w:color="auto"/>
            </w:tcBorders>
            <w:shd w:val="clear" w:color="000000" w:fill="BDD7EE"/>
            <w:noWrap/>
            <w:vAlign w:val="center"/>
            <w:hideMark/>
          </w:tcPr>
          <w:p w14:paraId="4A4B1BF8" w14:textId="77777777" w:rsidR="00767BFF" w:rsidRPr="00767BFF" w:rsidRDefault="00767BFF" w:rsidP="00300F3E">
            <w:pPr>
              <w:keepNext w:val="0"/>
              <w:spacing w:line="240" w:lineRule="auto"/>
              <w:ind w:firstLine="0"/>
              <w:jc w:val="center"/>
              <w:rPr>
                <w:ins w:id="338" w:author="赵 子文" w:date="2018-11-15T23:13:00Z"/>
                <w:rFonts w:ascii="等线" w:eastAsia="等线" w:hAnsi="等线" w:cs="宋体"/>
                <w:color w:val="000000"/>
                <w:sz w:val="22"/>
                <w:szCs w:val="22"/>
              </w:rPr>
            </w:pPr>
            <w:ins w:id="339" w:author="赵 子文" w:date="2018-11-15T23:13:00Z">
              <w:r w:rsidRPr="00767BFF">
                <w:rPr>
                  <w:rFonts w:ascii="等线" w:eastAsia="等线" w:hAnsi="等线" w:cs="宋体" w:hint="eastAsia"/>
                  <w:color w:val="000000"/>
                  <w:sz w:val="22"/>
                  <w:szCs w:val="22"/>
                </w:rPr>
                <w:t>T</w:t>
              </w:r>
            </w:ins>
          </w:p>
        </w:tc>
        <w:tc>
          <w:tcPr>
            <w:tcW w:w="320" w:type="dxa"/>
            <w:tcBorders>
              <w:top w:val="nil"/>
              <w:left w:val="nil"/>
              <w:bottom w:val="single" w:sz="4" w:space="0" w:color="auto"/>
              <w:right w:val="single" w:sz="4" w:space="0" w:color="auto"/>
            </w:tcBorders>
            <w:shd w:val="clear" w:color="000000" w:fill="BDD7EE"/>
            <w:noWrap/>
            <w:vAlign w:val="center"/>
            <w:hideMark/>
          </w:tcPr>
          <w:p w14:paraId="3E7CD9D4" w14:textId="77777777" w:rsidR="00767BFF" w:rsidRPr="00767BFF" w:rsidRDefault="00767BFF" w:rsidP="00300F3E">
            <w:pPr>
              <w:keepNext w:val="0"/>
              <w:spacing w:line="240" w:lineRule="auto"/>
              <w:ind w:firstLine="0"/>
              <w:jc w:val="center"/>
              <w:rPr>
                <w:ins w:id="340" w:author="赵 子文" w:date="2018-11-15T23:13:00Z"/>
                <w:rFonts w:ascii="等线" w:eastAsia="等线" w:hAnsi="等线" w:cs="宋体"/>
                <w:color w:val="000000"/>
                <w:sz w:val="22"/>
                <w:szCs w:val="22"/>
              </w:rPr>
            </w:pPr>
            <w:ins w:id="341" w:author="赵 子文" w:date="2018-11-15T23:13:00Z">
              <w:r w:rsidRPr="00767BFF">
                <w:rPr>
                  <w:rFonts w:ascii="等线" w:eastAsia="等线" w:hAnsi="等线" w:cs="宋体" w:hint="eastAsia"/>
                  <w:color w:val="000000"/>
                  <w:sz w:val="22"/>
                  <w:szCs w:val="22"/>
                </w:rPr>
                <w:t>F</w:t>
              </w:r>
            </w:ins>
          </w:p>
        </w:tc>
        <w:tc>
          <w:tcPr>
            <w:tcW w:w="300" w:type="dxa"/>
            <w:tcBorders>
              <w:top w:val="nil"/>
              <w:left w:val="nil"/>
              <w:bottom w:val="single" w:sz="4" w:space="0" w:color="auto"/>
              <w:right w:val="single" w:sz="4" w:space="0" w:color="auto"/>
            </w:tcBorders>
            <w:shd w:val="clear" w:color="000000" w:fill="BDD7EE"/>
            <w:noWrap/>
            <w:vAlign w:val="center"/>
            <w:hideMark/>
          </w:tcPr>
          <w:p w14:paraId="56BD6099" w14:textId="77777777" w:rsidR="00767BFF" w:rsidRPr="00767BFF" w:rsidRDefault="00767BFF" w:rsidP="00300F3E">
            <w:pPr>
              <w:keepNext w:val="0"/>
              <w:spacing w:line="240" w:lineRule="auto"/>
              <w:ind w:firstLine="0"/>
              <w:jc w:val="center"/>
              <w:rPr>
                <w:ins w:id="342" w:author="赵 子文" w:date="2018-11-15T23:13:00Z"/>
                <w:rFonts w:ascii="等线" w:eastAsia="等线" w:hAnsi="等线" w:cs="宋体"/>
                <w:color w:val="000000"/>
                <w:sz w:val="22"/>
                <w:szCs w:val="22"/>
              </w:rPr>
            </w:pPr>
            <w:ins w:id="343" w:author="赵 子文" w:date="2018-11-15T23:13:00Z">
              <w:r w:rsidRPr="00767BFF">
                <w:rPr>
                  <w:rFonts w:ascii="等线" w:eastAsia="等线" w:hAnsi="等线" w:cs="宋体" w:hint="eastAsia"/>
                  <w:color w:val="000000"/>
                  <w:sz w:val="22"/>
                  <w:szCs w:val="22"/>
                </w:rPr>
                <w:t>T</w:t>
              </w:r>
            </w:ins>
          </w:p>
        </w:tc>
        <w:tc>
          <w:tcPr>
            <w:tcW w:w="320" w:type="dxa"/>
            <w:tcBorders>
              <w:top w:val="nil"/>
              <w:left w:val="nil"/>
              <w:bottom w:val="single" w:sz="4" w:space="0" w:color="auto"/>
              <w:right w:val="single" w:sz="4" w:space="0" w:color="auto"/>
            </w:tcBorders>
            <w:shd w:val="clear" w:color="000000" w:fill="BDD7EE"/>
            <w:noWrap/>
            <w:vAlign w:val="center"/>
            <w:hideMark/>
          </w:tcPr>
          <w:p w14:paraId="3A2FAB78" w14:textId="77777777" w:rsidR="00767BFF" w:rsidRPr="00767BFF" w:rsidRDefault="00767BFF" w:rsidP="00300F3E">
            <w:pPr>
              <w:keepNext w:val="0"/>
              <w:spacing w:line="240" w:lineRule="auto"/>
              <w:ind w:firstLine="0"/>
              <w:jc w:val="center"/>
              <w:rPr>
                <w:ins w:id="344" w:author="赵 子文" w:date="2018-11-15T23:13:00Z"/>
                <w:rFonts w:ascii="等线" w:eastAsia="等线" w:hAnsi="等线" w:cs="宋体"/>
                <w:color w:val="000000"/>
                <w:sz w:val="22"/>
                <w:szCs w:val="22"/>
              </w:rPr>
            </w:pPr>
            <w:ins w:id="345"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51D1E4EC" w14:textId="77777777" w:rsidR="00767BFF" w:rsidRPr="00767BFF" w:rsidRDefault="00767BFF" w:rsidP="00300F3E">
            <w:pPr>
              <w:keepNext w:val="0"/>
              <w:spacing w:line="240" w:lineRule="auto"/>
              <w:ind w:firstLine="0"/>
              <w:jc w:val="center"/>
              <w:rPr>
                <w:ins w:id="346" w:author="赵 子文" w:date="2018-11-15T23:13:00Z"/>
                <w:rFonts w:ascii="等线" w:eastAsia="等线" w:hAnsi="等线" w:cs="宋体"/>
                <w:color w:val="000000"/>
                <w:sz w:val="22"/>
                <w:szCs w:val="22"/>
              </w:rPr>
            </w:pPr>
            <w:ins w:id="347" w:author="赵 子文" w:date="2018-11-15T23:13:00Z">
              <w:r w:rsidRPr="00767BFF">
                <w:rPr>
                  <w:rFonts w:ascii="等线" w:eastAsia="等线" w:hAnsi="等线" w:cs="宋体" w:hint="eastAsia"/>
                  <w:color w:val="000000"/>
                  <w:sz w:val="22"/>
                  <w:szCs w:val="22"/>
                </w:rPr>
                <w:t>T</w:t>
              </w:r>
            </w:ins>
          </w:p>
        </w:tc>
        <w:tc>
          <w:tcPr>
            <w:tcW w:w="320" w:type="dxa"/>
            <w:tcBorders>
              <w:top w:val="nil"/>
              <w:left w:val="nil"/>
              <w:bottom w:val="single" w:sz="4" w:space="0" w:color="auto"/>
              <w:right w:val="single" w:sz="4" w:space="0" w:color="auto"/>
            </w:tcBorders>
            <w:shd w:val="clear" w:color="000000" w:fill="BDD7EE"/>
            <w:noWrap/>
            <w:vAlign w:val="center"/>
            <w:hideMark/>
          </w:tcPr>
          <w:p w14:paraId="7C4812C3" w14:textId="77777777" w:rsidR="00767BFF" w:rsidRPr="00767BFF" w:rsidRDefault="00767BFF" w:rsidP="00300F3E">
            <w:pPr>
              <w:keepNext w:val="0"/>
              <w:spacing w:line="240" w:lineRule="auto"/>
              <w:ind w:firstLine="0"/>
              <w:jc w:val="center"/>
              <w:rPr>
                <w:ins w:id="348" w:author="赵 子文" w:date="2018-11-15T23:13:00Z"/>
                <w:rFonts w:ascii="等线" w:eastAsia="等线" w:hAnsi="等线" w:cs="宋体"/>
                <w:color w:val="000000"/>
                <w:sz w:val="22"/>
                <w:szCs w:val="22"/>
              </w:rPr>
            </w:pPr>
            <w:ins w:id="349"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7404CBA8" w14:textId="77777777" w:rsidR="00767BFF" w:rsidRPr="00767BFF" w:rsidRDefault="00767BFF" w:rsidP="00300F3E">
            <w:pPr>
              <w:keepNext w:val="0"/>
              <w:spacing w:line="240" w:lineRule="auto"/>
              <w:ind w:firstLine="0"/>
              <w:jc w:val="center"/>
              <w:rPr>
                <w:ins w:id="350" w:author="赵 子文" w:date="2018-11-15T23:13:00Z"/>
                <w:rFonts w:ascii="等线" w:eastAsia="等线" w:hAnsi="等线" w:cs="宋体"/>
                <w:color w:val="000000"/>
                <w:sz w:val="22"/>
                <w:szCs w:val="22"/>
              </w:rPr>
            </w:pPr>
            <w:ins w:id="351"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7705DFF1" w14:textId="77777777" w:rsidR="00767BFF" w:rsidRPr="00767BFF" w:rsidRDefault="00767BFF" w:rsidP="00300F3E">
            <w:pPr>
              <w:keepNext w:val="0"/>
              <w:spacing w:line="240" w:lineRule="auto"/>
              <w:ind w:firstLine="0"/>
              <w:jc w:val="center"/>
              <w:rPr>
                <w:ins w:id="352" w:author="赵 子文" w:date="2018-11-15T23:13:00Z"/>
                <w:rFonts w:ascii="等线" w:eastAsia="等线" w:hAnsi="等线" w:cs="宋体"/>
                <w:color w:val="000000"/>
                <w:sz w:val="22"/>
                <w:szCs w:val="22"/>
              </w:rPr>
            </w:pPr>
            <w:ins w:id="353"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376D20C1" w14:textId="77777777" w:rsidR="00767BFF" w:rsidRPr="00767BFF" w:rsidRDefault="00767BFF" w:rsidP="00300F3E">
            <w:pPr>
              <w:keepNext w:val="0"/>
              <w:spacing w:line="240" w:lineRule="auto"/>
              <w:ind w:firstLine="0"/>
              <w:jc w:val="center"/>
              <w:rPr>
                <w:ins w:id="354" w:author="赵 子文" w:date="2018-11-15T23:13:00Z"/>
                <w:rFonts w:ascii="等线" w:eastAsia="等线" w:hAnsi="等线" w:cs="宋体"/>
                <w:color w:val="000000"/>
                <w:sz w:val="22"/>
                <w:szCs w:val="22"/>
              </w:rPr>
            </w:pPr>
            <w:ins w:id="355" w:author="赵 子文" w:date="2018-11-15T23:13:00Z">
              <w:r w:rsidRPr="00767BFF">
                <w:rPr>
                  <w:rFonts w:ascii="等线" w:eastAsia="等线" w:hAnsi="等线" w:cs="宋体" w:hint="eastAsia"/>
                  <w:color w:val="000000"/>
                  <w:sz w:val="22"/>
                  <w:szCs w:val="22"/>
                </w:rPr>
                <w:t>T</w:t>
              </w:r>
            </w:ins>
          </w:p>
        </w:tc>
        <w:tc>
          <w:tcPr>
            <w:tcW w:w="320" w:type="dxa"/>
            <w:tcBorders>
              <w:top w:val="nil"/>
              <w:left w:val="nil"/>
              <w:bottom w:val="single" w:sz="4" w:space="0" w:color="auto"/>
              <w:right w:val="single" w:sz="4" w:space="0" w:color="auto"/>
            </w:tcBorders>
            <w:shd w:val="clear" w:color="000000" w:fill="BDD7EE"/>
            <w:noWrap/>
            <w:vAlign w:val="center"/>
            <w:hideMark/>
          </w:tcPr>
          <w:p w14:paraId="708E5DDB" w14:textId="77777777" w:rsidR="00767BFF" w:rsidRPr="00767BFF" w:rsidRDefault="00767BFF" w:rsidP="00300F3E">
            <w:pPr>
              <w:keepNext w:val="0"/>
              <w:spacing w:line="240" w:lineRule="auto"/>
              <w:ind w:firstLine="0"/>
              <w:jc w:val="center"/>
              <w:rPr>
                <w:ins w:id="356" w:author="赵 子文" w:date="2018-11-15T23:13:00Z"/>
                <w:rFonts w:ascii="等线" w:eastAsia="等线" w:hAnsi="等线" w:cs="宋体"/>
                <w:color w:val="000000"/>
                <w:sz w:val="22"/>
                <w:szCs w:val="22"/>
              </w:rPr>
            </w:pPr>
            <w:ins w:id="357"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20B3A148" w14:textId="77777777" w:rsidR="00767BFF" w:rsidRPr="00767BFF" w:rsidRDefault="00767BFF" w:rsidP="00300F3E">
            <w:pPr>
              <w:keepNext w:val="0"/>
              <w:spacing w:line="240" w:lineRule="auto"/>
              <w:ind w:firstLine="0"/>
              <w:jc w:val="center"/>
              <w:rPr>
                <w:ins w:id="358" w:author="赵 子文" w:date="2018-11-15T23:13:00Z"/>
                <w:rFonts w:ascii="等线" w:eastAsia="等线" w:hAnsi="等线" w:cs="宋体"/>
                <w:color w:val="000000"/>
                <w:sz w:val="22"/>
                <w:szCs w:val="22"/>
              </w:rPr>
            </w:pPr>
            <w:ins w:id="359" w:author="赵 子文" w:date="2018-11-15T23:13:00Z">
              <w:r w:rsidRPr="00767BFF">
                <w:rPr>
                  <w:rFonts w:ascii="等线" w:eastAsia="等线" w:hAnsi="等线" w:cs="宋体" w:hint="eastAsia"/>
                  <w:color w:val="000000"/>
                  <w:sz w:val="22"/>
                  <w:szCs w:val="22"/>
                </w:rPr>
                <w:t>F</w:t>
              </w:r>
            </w:ins>
          </w:p>
        </w:tc>
      </w:tr>
      <w:tr w:rsidR="00767BFF" w:rsidRPr="00767BFF" w14:paraId="24464A26" w14:textId="77777777" w:rsidTr="00767BFF">
        <w:trPr>
          <w:trHeight w:val="285"/>
          <w:ins w:id="360" w:author="赵 子文" w:date="2018-11-15T23:13:00Z"/>
        </w:trPr>
        <w:tc>
          <w:tcPr>
            <w:tcW w:w="400" w:type="dxa"/>
            <w:vMerge/>
            <w:tcBorders>
              <w:top w:val="nil"/>
              <w:left w:val="single" w:sz="4" w:space="0" w:color="auto"/>
              <w:bottom w:val="single" w:sz="4" w:space="0" w:color="auto"/>
              <w:right w:val="single" w:sz="4" w:space="0" w:color="auto"/>
            </w:tcBorders>
            <w:vAlign w:val="center"/>
            <w:hideMark/>
          </w:tcPr>
          <w:p w14:paraId="5C8BC335" w14:textId="77777777" w:rsidR="00767BFF" w:rsidRPr="00767BFF" w:rsidRDefault="00767BFF" w:rsidP="00300F3E">
            <w:pPr>
              <w:keepNext w:val="0"/>
              <w:spacing w:line="240" w:lineRule="auto"/>
              <w:ind w:firstLine="0"/>
              <w:jc w:val="center"/>
              <w:rPr>
                <w:ins w:id="361" w:author="赵 子文" w:date="2018-11-15T23:13:00Z"/>
                <w:rFonts w:ascii="等线" w:eastAsia="等线" w:hAnsi="等线" w:cs="宋体"/>
                <w:color w:val="000000"/>
                <w:sz w:val="22"/>
                <w:szCs w:val="22"/>
              </w:rPr>
            </w:pPr>
          </w:p>
        </w:tc>
        <w:tc>
          <w:tcPr>
            <w:tcW w:w="2240" w:type="dxa"/>
            <w:tcBorders>
              <w:top w:val="nil"/>
              <w:left w:val="nil"/>
              <w:bottom w:val="single" w:sz="4" w:space="0" w:color="auto"/>
              <w:right w:val="single" w:sz="4" w:space="0" w:color="auto"/>
            </w:tcBorders>
            <w:shd w:val="clear" w:color="000000" w:fill="DDEBF7"/>
            <w:noWrap/>
            <w:vAlign w:val="center"/>
            <w:hideMark/>
          </w:tcPr>
          <w:p w14:paraId="78CCAED4" w14:textId="77777777" w:rsidR="00767BFF" w:rsidRPr="00767BFF" w:rsidRDefault="00767BFF" w:rsidP="00300F3E">
            <w:pPr>
              <w:keepNext w:val="0"/>
              <w:spacing w:line="240" w:lineRule="auto"/>
              <w:ind w:firstLine="0"/>
              <w:jc w:val="center"/>
              <w:rPr>
                <w:ins w:id="362" w:author="赵 子文" w:date="2018-11-15T23:13:00Z"/>
                <w:rFonts w:ascii="等线" w:eastAsia="等线" w:hAnsi="等线" w:cs="宋体"/>
                <w:color w:val="000000"/>
                <w:sz w:val="22"/>
                <w:szCs w:val="22"/>
              </w:rPr>
            </w:pPr>
            <w:ins w:id="363" w:author="赵 子文" w:date="2018-11-15T23:13:00Z">
              <w:r w:rsidRPr="00767BFF">
                <w:rPr>
                  <w:rFonts w:ascii="等线" w:eastAsia="等线" w:hAnsi="等线" w:cs="宋体" w:hint="eastAsia"/>
                  <w:color w:val="000000"/>
                  <w:sz w:val="22"/>
                  <w:szCs w:val="22"/>
                </w:rPr>
                <w:t>室内灯启动</w:t>
              </w:r>
            </w:ins>
          </w:p>
        </w:tc>
        <w:tc>
          <w:tcPr>
            <w:tcW w:w="300" w:type="dxa"/>
            <w:tcBorders>
              <w:top w:val="nil"/>
              <w:left w:val="nil"/>
              <w:bottom w:val="single" w:sz="4" w:space="0" w:color="auto"/>
              <w:right w:val="single" w:sz="4" w:space="0" w:color="auto"/>
            </w:tcBorders>
            <w:shd w:val="clear" w:color="000000" w:fill="BDD7EE"/>
            <w:noWrap/>
            <w:vAlign w:val="center"/>
            <w:hideMark/>
          </w:tcPr>
          <w:p w14:paraId="5F5BEE67" w14:textId="77777777" w:rsidR="00767BFF" w:rsidRPr="00767BFF" w:rsidRDefault="00767BFF" w:rsidP="00300F3E">
            <w:pPr>
              <w:keepNext w:val="0"/>
              <w:spacing w:line="240" w:lineRule="auto"/>
              <w:ind w:firstLine="0"/>
              <w:jc w:val="center"/>
              <w:rPr>
                <w:ins w:id="364" w:author="赵 子文" w:date="2018-11-15T23:13:00Z"/>
                <w:rFonts w:ascii="等线" w:eastAsia="等线" w:hAnsi="等线" w:cs="宋体"/>
                <w:color w:val="000000"/>
                <w:sz w:val="22"/>
                <w:szCs w:val="22"/>
              </w:rPr>
            </w:pPr>
            <w:ins w:id="365" w:author="赵 子文" w:date="2018-11-15T23:13:00Z">
              <w:r w:rsidRPr="00767BFF">
                <w:rPr>
                  <w:rFonts w:ascii="等线" w:eastAsia="等线" w:hAnsi="等线" w:cs="宋体" w:hint="eastAsia"/>
                  <w:color w:val="000000"/>
                  <w:sz w:val="22"/>
                  <w:szCs w:val="22"/>
                </w:rPr>
                <w:t>T</w:t>
              </w:r>
            </w:ins>
          </w:p>
        </w:tc>
        <w:tc>
          <w:tcPr>
            <w:tcW w:w="300" w:type="dxa"/>
            <w:tcBorders>
              <w:top w:val="nil"/>
              <w:left w:val="nil"/>
              <w:bottom w:val="single" w:sz="4" w:space="0" w:color="auto"/>
              <w:right w:val="single" w:sz="4" w:space="0" w:color="auto"/>
            </w:tcBorders>
            <w:shd w:val="clear" w:color="000000" w:fill="BDD7EE"/>
            <w:noWrap/>
            <w:vAlign w:val="center"/>
            <w:hideMark/>
          </w:tcPr>
          <w:p w14:paraId="64D5DB21" w14:textId="77777777" w:rsidR="00767BFF" w:rsidRPr="00767BFF" w:rsidRDefault="00767BFF" w:rsidP="00300F3E">
            <w:pPr>
              <w:keepNext w:val="0"/>
              <w:spacing w:line="240" w:lineRule="auto"/>
              <w:ind w:firstLine="0"/>
              <w:jc w:val="center"/>
              <w:rPr>
                <w:ins w:id="366" w:author="赵 子文" w:date="2018-11-15T23:13:00Z"/>
                <w:rFonts w:ascii="等线" w:eastAsia="等线" w:hAnsi="等线" w:cs="宋体"/>
                <w:color w:val="000000"/>
                <w:sz w:val="22"/>
                <w:szCs w:val="22"/>
              </w:rPr>
            </w:pPr>
            <w:ins w:id="367" w:author="赵 子文" w:date="2018-11-15T23:13:00Z">
              <w:r w:rsidRPr="00767BFF">
                <w:rPr>
                  <w:rFonts w:ascii="等线" w:eastAsia="等线" w:hAnsi="等线" w:cs="宋体" w:hint="eastAsia"/>
                  <w:color w:val="000000"/>
                  <w:sz w:val="22"/>
                  <w:szCs w:val="22"/>
                </w:rPr>
                <w:t>T</w:t>
              </w:r>
            </w:ins>
          </w:p>
        </w:tc>
        <w:tc>
          <w:tcPr>
            <w:tcW w:w="320" w:type="dxa"/>
            <w:tcBorders>
              <w:top w:val="nil"/>
              <w:left w:val="nil"/>
              <w:bottom w:val="single" w:sz="4" w:space="0" w:color="auto"/>
              <w:right w:val="single" w:sz="4" w:space="0" w:color="auto"/>
            </w:tcBorders>
            <w:shd w:val="clear" w:color="000000" w:fill="BDD7EE"/>
            <w:noWrap/>
            <w:vAlign w:val="center"/>
            <w:hideMark/>
          </w:tcPr>
          <w:p w14:paraId="7B446889" w14:textId="77777777" w:rsidR="00767BFF" w:rsidRPr="00767BFF" w:rsidRDefault="00767BFF" w:rsidP="00300F3E">
            <w:pPr>
              <w:keepNext w:val="0"/>
              <w:spacing w:line="240" w:lineRule="auto"/>
              <w:ind w:firstLine="0"/>
              <w:jc w:val="center"/>
              <w:rPr>
                <w:ins w:id="368" w:author="赵 子文" w:date="2018-11-15T23:13:00Z"/>
                <w:rFonts w:ascii="等线" w:eastAsia="等线" w:hAnsi="等线" w:cs="宋体"/>
                <w:color w:val="000000"/>
                <w:sz w:val="22"/>
                <w:szCs w:val="22"/>
              </w:rPr>
            </w:pPr>
            <w:ins w:id="369" w:author="赵 子文" w:date="2018-11-15T23:13:00Z">
              <w:r w:rsidRPr="00767BFF">
                <w:rPr>
                  <w:rFonts w:ascii="等线" w:eastAsia="等线" w:hAnsi="等线" w:cs="宋体" w:hint="eastAsia"/>
                  <w:color w:val="000000"/>
                  <w:sz w:val="22"/>
                  <w:szCs w:val="22"/>
                </w:rPr>
                <w:t>F</w:t>
              </w:r>
            </w:ins>
          </w:p>
        </w:tc>
        <w:tc>
          <w:tcPr>
            <w:tcW w:w="300" w:type="dxa"/>
            <w:tcBorders>
              <w:top w:val="nil"/>
              <w:left w:val="nil"/>
              <w:bottom w:val="single" w:sz="4" w:space="0" w:color="auto"/>
              <w:right w:val="single" w:sz="4" w:space="0" w:color="auto"/>
            </w:tcBorders>
            <w:shd w:val="clear" w:color="000000" w:fill="BDD7EE"/>
            <w:noWrap/>
            <w:vAlign w:val="center"/>
            <w:hideMark/>
          </w:tcPr>
          <w:p w14:paraId="0A6B5106" w14:textId="77777777" w:rsidR="00767BFF" w:rsidRPr="00767BFF" w:rsidRDefault="00767BFF" w:rsidP="00300F3E">
            <w:pPr>
              <w:keepNext w:val="0"/>
              <w:spacing w:line="240" w:lineRule="auto"/>
              <w:ind w:firstLine="0"/>
              <w:jc w:val="center"/>
              <w:rPr>
                <w:ins w:id="370" w:author="赵 子文" w:date="2018-11-15T23:13:00Z"/>
                <w:rFonts w:ascii="等线" w:eastAsia="等线" w:hAnsi="等线" w:cs="宋体"/>
                <w:color w:val="000000"/>
                <w:sz w:val="22"/>
                <w:szCs w:val="22"/>
              </w:rPr>
            </w:pPr>
            <w:ins w:id="371"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52101364" w14:textId="77777777" w:rsidR="00767BFF" w:rsidRPr="00767BFF" w:rsidRDefault="00767BFF" w:rsidP="00300F3E">
            <w:pPr>
              <w:keepNext w:val="0"/>
              <w:spacing w:line="240" w:lineRule="auto"/>
              <w:ind w:firstLine="0"/>
              <w:jc w:val="center"/>
              <w:rPr>
                <w:ins w:id="372" w:author="赵 子文" w:date="2018-11-15T23:13:00Z"/>
                <w:rFonts w:ascii="等线" w:eastAsia="等线" w:hAnsi="等线" w:cs="宋体"/>
                <w:color w:val="000000"/>
                <w:sz w:val="22"/>
                <w:szCs w:val="22"/>
              </w:rPr>
            </w:pPr>
            <w:ins w:id="373"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4DC4D6B8" w14:textId="77777777" w:rsidR="00767BFF" w:rsidRPr="00767BFF" w:rsidRDefault="00767BFF" w:rsidP="00300F3E">
            <w:pPr>
              <w:keepNext w:val="0"/>
              <w:spacing w:line="240" w:lineRule="auto"/>
              <w:ind w:firstLine="0"/>
              <w:jc w:val="center"/>
              <w:rPr>
                <w:ins w:id="374" w:author="赵 子文" w:date="2018-11-15T23:13:00Z"/>
                <w:rFonts w:ascii="等线" w:eastAsia="等线" w:hAnsi="等线" w:cs="宋体"/>
                <w:color w:val="000000"/>
                <w:sz w:val="22"/>
                <w:szCs w:val="22"/>
              </w:rPr>
            </w:pPr>
            <w:ins w:id="375"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136E2032" w14:textId="77777777" w:rsidR="00767BFF" w:rsidRPr="00767BFF" w:rsidRDefault="00767BFF" w:rsidP="00300F3E">
            <w:pPr>
              <w:keepNext w:val="0"/>
              <w:spacing w:line="240" w:lineRule="auto"/>
              <w:ind w:firstLine="0"/>
              <w:jc w:val="center"/>
              <w:rPr>
                <w:ins w:id="376" w:author="赵 子文" w:date="2018-11-15T23:13:00Z"/>
                <w:rFonts w:ascii="等线" w:eastAsia="等线" w:hAnsi="等线" w:cs="宋体"/>
                <w:color w:val="000000"/>
                <w:sz w:val="22"/>
                <w:szCs w:val="22"/>
              </w:rPr>
            </w:pPr>
            <w:ins w:id="377"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02D5DF5B" w14:textId="77777777" w:rsidR="00767BFF" w:rsidRPr="00767BFF" w:rsidRDefault="00767BFF" w:rsidP="00300F3E">
            <w:pPr>
              <w:keepNext w:val="0"/>
              <w:spacing w:line="240" w:lineRule="auto"/>
              <w:ind w:firstLine="0"/>
              <w:jc w:val="center"/>
              <w:rPr>
                <w:ins w:id="378" w:author="赵 子文" w:date="2018-11-15T23:13:00Z"/>
                <w:rFonts w:ascii="等线" w:eastAsia="等线" w:hAnsi="等线" w:cs="宋体"/>
                <w:color w:val="000000"/>
                <w:sz w:val="22"/>
                <w:szCs w:val="22"/>
              </w:rPr>
            </w:pPr>
            <w:ins w:id="379"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61E65A95" w14:textId="77777777" w:rsidR="00767BFF" w:rsidRPr="00767BFF" w:rsidRDefault="00767BFF" w:rsidP="00300F3E">
            <w:pPr>
              <w:keepNext w:val="0"/>
              <w:spacing w:line="240" w:lineRule="auto"/>
              <w:ind w:firstLine="0"/>
              <w:jc w:val="center"/>
              <w:rPr>
                <w:ins w:id="380" w:author="赵 子文" w:date="2018-11-15T23:13:00Z"/>
                <w:rFonts w:ascii="等线" w:eastAsia="等线" w:hAnsi="等线" w:cs="宋体"/>
                <w:color w:val="000000"/>
                <w:sz w:val="22"/>
                <w:szCs w:val="22"/>
              </w:rPr>
            </w:pPr>
            <w:ins w:id="381"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5D2DECA2" w14:textId="77777777" w:rsidR="00767BFF" w:rsidRPr="00767BFF" w:rsidRDefault="00767BFF" w:rsidP="00300F3E">
            <w:pPr>
              <w:keepNext w:val="0"/>
              <w:spacing w:line="240" w:lineRule="auto"/>
              <w:ind w:firstLine="0"/>
              <w:jc w:val="center"/>
              <w:rPr>
                <w:ins w:id="382" w:author="赵 子文" w:date="2018-11-15T23:13:00Z"/>
                <w:rFonts w:ascii="等线" w:eastAsia="等线" w:hAnsi="等线" w:cs="宋体"/>
                <w:color w:val="000000"/>
                <w:sz w:val="22"/>
                <w:szCs w:val="22"/>
              </w:rPr>
            </w:pPr>
            <w:ins w:id="383"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45DBDFEA" w14:textId="77777777" w:rsidR="00767BFF" w:rsidRPr="00767BFF" w:rsidRDefault="00767BFF" w:rsidP="00300F3E">
            <w:pPr>
              <w:keepNext w:val="0"/>
              <w:spacing w:line="240" w:lineRule="auto"/>
              <w:ind w:firstLine="0"/>
              <w:jc w:val="center"/>
              <w:rPr>
                <w:ins w:id="384" w:author="赵 子文" w:date="2018-11-15T23:13:00Z"/>
                <w:rFonts w:ascii="等线" w:eastAsia="等线" w:hAnsi="等线" w:cs="宋体"/>
                <w:color w:val="000000"/>
                <w:sz w:val="22"/>
                <w:szCs w:val="22"/>
              </w:rPr>
            </w:pPr>
            <w:ins w:id="385"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1F29DE6A" w14:textId="77777777" w:rsidR="00767BFF" w:rsidRPr="00767BFF" w:rsidRDefault="00767BFF" w:rsidP="00300F3E">
            <w:pPr>
              <w:keepNext w:val="0"/>
              <w:spacing w:line="240" w:lineRule="auto"/>
              <w:ind w:firstLine="0"/>
              <w:jc w:val="center"/>
              <w:rPr>
                <w:ins w:id="386" w:author="赵 子文" w:date="2018-11-15T23:13:00Z"/>
                <w:rFonts w:ascii="等线" w:eastAsia="等线" w:hAnsi="等线" w:cs="宋体"/>
                <w:color w:val="000000"/>
                <w:sz w:val="22"/>
                <w:szCs w:val="22"/>
              </w:rPr>
            </w:pPr>
            <w:ins w:id="387" w:author="赵 子文" w:date="2018-11-15T23:13:00Z">
              <w:r w:rsidRPr="00767BFF">
                <w:rPr>
                  <w:rFonts w:ascii="等线" w:eastAsia="等线" w:hAnsi="等线" w:cs="宋体" w:hint="eastAsia"/>
                  <w:color w:val="000000"/>
                  <w:sz w:val="22"/>
                  <w:szCs w:val="22"/>
                </w:rPr>
                <w:t>F</w:t>
              </w:r>
            </w:ins>
          </w:p>
        </w:tc>
      </w:tr>
      <w:tr w:rsidR="00767BFF" w:rsidRPr="00767BFF" w14:paraId="6BA7CB13" w14:textId="77777777" w:rsidTr="00767BFF">
        <w:trPr>
          <w:trHeight w:val="285"/>
          <w:ins w:id="388" w:author="赵 子文" w:date="2018-11-15T23:13:00Z"/>
        </w:trPr>
        <w:tc>
          <w:tcPr>
            <w:tcW w:w="400" w:type="dxa"/>
            <w:vMerge/>
            <w:tcBorders>
              <w:top w:val="nil"/>
              <w:left w:val="single" w:sz="4" w:space="0" w:color="auto"/>
              <w:bottom w:val="single" w:sz="4" w:space="0" w:color="auto"/>
              <w:right w:val="single" w:sz="4" w:space="0" w:color="auto"/>
            </w:tcBorders>
            <w:vAlign w:val="center"/>
            <w:hideMark/>
          </w:tcPr>
          <w:p w14:paraId="37974BC7" w14:textId="77777777" w:rsidR="00767BFF" w:rsidRPr="00767BFF" w:rsidRDefault="00767BFF" w:rsidP="00300F3E">
            <w:pPr>
              <w:keepNext w:val="0"/>
              <w:spacing w:line="240" w:lineRule="auto"/>
              <w:ind w:firstLine="0"/>
              <w:jc w:val="center"/>
              <w:rPr>
                <w:ins w:id="389" w:author="赵 子文" w:date="2018-11-15T23:13:00Z"/>
                <w:rFonts w:ascii="等线" w:eastAsia="等线" w:hAnsi="等线" w:cs="宋体"/>
                <w:color w:val="000000"/>
                <w:sz w:val="22"/>
                <w:szCs w:val="22"/>
              </w:rPr>
            </w:pPr>
          </w:p>
        </w:tc>
        <w:tc>
          <w:tcPr>
            <w:tcW w:w="2240" w:type="dxa"/>
            <w:tcBorders>
              <w:top w:val="nil"/>
              <w:left w:val="nil"/>
              <w:bottom w:val="single" w:sz="4" w:space="0" w:color="auto"/>
              <w:right w:val="single" w:sz="4" w:space="0" w:color="auto"/>
            </w:tcBorders>
            <w:shd w:val="clear" w:color="000000" w:fill="DDEBF7"/>
            <w:noWrap/>
            <w:vAlign w:val="center"/>
            <w:hideMark/>
          </w:tcPr>
          <w:p w14:paraId="4242DF12" w14:textId="77777777" w:rsidR="00767BFF" w:rsidRPr="00767BFF" w:rsidRDefault="00767BFF" w:rsidP="00300F3E">
            <w:pPr>
              <w:keepNext w:val="0"/>
              <w:spacing w:line="240" w:lineRule="auto"/>
              <w:ind w:firstLine="0"/>
              <w:jc w:val="center"/>
              <w:rPr>
                <w:ins w:id="390" w:author="赵 子文" w:date="2018-11-15T23:13:00Z"/>
                <w:rFonts w:ascii="等线" w:eastAsia="等线" w:hAnsi="等线" w:cs="宋体"/>
                <w:color w:val="000000"/>
                <w:sz w:val="22"/>
                <w:szCs w:val="22"/>
              </w:rPr>
            </w:pPr>
            <w:ins w:id="391" w:author="赵 子文" w:date="2018-11-15T23:13:00Z">
              <w:r w:rsidRPr="00767BFF">
                <w:rPr>
                  <w:rFonts w:ascii="等线" w:eastAsia="等线" w:hAnsi="等线" w:cs="宋体" w:hint="eastAsia"/>
                  <w:color w:val="000000"/>
                  <w:sz w:val="22"/>
                  <w:szCs w:val="22"/>
                </w:rPr>
                <w:t>室内风扇启动</w:t>
              </w:r>
            </w:ins>
          </w:p>
        </w:tc>
        <w:tc>
          <w:tcPr>
            <w:tcW w:w="300" w:type="dxa"/>
            <w:tcBorders>
              <w:top w:val="nil"/>
              <w:left w:val="nil"/>
              <w:bottom w:val="single" w:sz="4" w:space="0" w:color="auto"/>
              <w:right w:val="single" w:sz="4" w:space="0" w:color="auto"/>
            </w:tcBorders>
            <w:shd w:val="clear" w:color="000000" w:fill="BDD7EE"/>
            <w:noWrap/>
            <w:vAlign w:val="center"/>
            <w:hideMark/>
          </w:tcPr>
          <w:p w14:paraId="1A747DD9" w14:textId="77777777" w:rsidR="00767BFF" w:rsidRPr="00767BFF" w:rsidRDefault="00767BFF" w:rsidP="00300F3E">
            <w:pPr>
              <w:keepNext w:val="0"/>
              <w:spacing w:line="240" w:lineRule="auto"/>
              <w:ind w:firstLine="0"/>
              <w:jc w:val="center"/>
              <w:rPr>
                <w:ins w:id="392" w:author="赵 子文" w:date="2018-11-15T23:13:00Z"/>
                <w:rFonts w:ascii="等线" w:eastAsia="等线" w:hAnsi="等线" w:cs="宋体"/>
                <w:color w:val="000000"/>
                <w:sz w:val="22"/>
                <w:szCs w:val="22"/>
              </w:rPr>
            </w:pPr>
            <w:ins w:id="393" w:author="赵 子文" w:date="2018-11-15T23:13:00Z">
              <w:r w:rsidRPr="00767BFF">
                <w:rPr>
                  <w:rFonts w:ascii="等线" w:eastAsia="等线" w:hAnsi="等线" w:cs="宋体" w:hint="eastAsia"/>
                  <w:color w:val="000000"/>
                  <w:sz w:val="22"/>
                  <w:szCs w:val="22"/>
                </w:rPr>
                <w:t>T</w:t>
              </w:r>
            </w:ins>
          </w:p>
        </w:tc>
        <w:tc>
          <w:tcPr>
            <w:tcW w:w="300" w:type="dxa"/>
            <w:tcBorders>
              <w:top w:val="nil"/>
              <w:left w:val="nil"/>
              <w:bottom w:val="single" w:sz="4" w:space="0" w:color="auto"/>
              <w:right w:val="single" w:sz="4" w:space="0" w:color="auto"/>
            </w:tcBorders>
            <w:shd w:val="clear" w:color="000000" w:fill="BDD7EE"/>
            <w:noWrap/>
            <w:vAlign w:val="center"/>
            <w:hideMark/>
          </w:tcPr>
          <w:p w14:paraId="020CAC2D" w14:textId="77777777" w:rsidR="00767BFF" w:rsidRPr="00767BFF" w:rsidRDefault="00767BFF" w:rsidP="00300F3E">
            <w:pPr>
              <w:keepNext w:val="0"/>
              <w:spacing w:line="240" w:lineRule="auto"/>
              <w:ind w:firstLine="0"/>
              <w:jc w:val="center"/>
              <w:rPr>
                <w:ins w:id="394" w:author="赵 子文" w:date="2018-11-15T23:13:00Z"/>
                <w:rFonts w:ascii="等线" w:eastAsia="等线" w:hAnsi="等线" w:cs="宋体"/>
                <w:color w:val="000000"/>
                <w:sz w:val="22"/>
                <w:szCs w:val="22"/>
              </w:rPr>
            </w:pPr>
            <w:ins w:id="395" w:author="赵 子文" w:date="2018-11-15T23:13:00Z">
              <w:r w:rsidRPr="00767BFF">
                <w:rPr>
                  <w:rFonts w:ascii="等线" w:eastAsia="等线" w:hAnsi="等线" w:cs="宋体" w:hint="eastAsia"/>
                  <w:color w:val="000000"/>
                  <w:sz w:val="22"/>
                  <w:szCs w:val="22"/>
                </w:rPr>
                <w:t>T</w:t>
              </w:r>
            </w:ins>
          </w:p>
        </w:tc>
        <w:tc>
          <w:tcPr>
            <w:tcW w:w="320" w:type="dxa"/>
            <w:tcBorders>
              <w:top w:val="nil"/>
              <w:left w:val="nil"/>
              <w:bottom w:val="single" w:sz="4" w:space="0" w:color="auto"/>
              <w:right w:val="single" w:sz="4" w:space="0" w:color="auto"/>
            </w:tcBorders>
            <w:shd w:val="clear" w:color="000000" w:fill="BDD7EE"/>
            <w:noWrap/>
            <w:vAlign w:val="center"/>
            <w:hideMark/>
          </w:tcPr>
          <w:p w14:paraId="3B35F29F" w14:textId="77777777" w:rsidR="00767BFF" w:rsidRPr="00767BFF" w:rsidRDefault="00767BFF" w:rsidP="00300F3E">
            <w:pPr>
              <w:keepNext w:val="0"/>
              <w:spacing w:line="240" w:lineRule="auto"/>
              <w:ind w:firstLine="0"/>
              <w:jc w:val="center"/>
              <w:rPr>
                <w:ins w:id="396" w:author="赵 子文" w:date="2018-11-15T23:13:00Z"/>
                <w:rFonts w:ascii="等线" w:eastAsia="等线" w:hAnsi="等线" w:cs="宋体"/>
                <w:color w:val="000000"/>
                <w:sz w:val="22"/>
                <w:szCs w:val="22"/>
              </w:rPr>
            </w:pPr>
            <w:ins w:id="397" w:author="赵 子文" w:date="2018-11-15T23:13:00Z">
              <w:r w:rsidRPr="00767BFF">
                <w:rPr>
                  <w:rFonts w:ascii="等线" w:eastAsia="等线" w:hAnsi="等线" w:cs="宋体" w:hint="eastAsia"/>
                  <w:color w:val="000000"/>
                  <w:sz w:val="22"/>
                  <w:szCs w:val="22"/>
                </w:rPr>
                <w:t>F</w:t>
              </w:r>
            </w:ins>
          </w:p>
        </w:tc>
        <w:tc>
          <w:tcPr>
            <w:tcW w:w="300" w:type="dxa"/>
            <w:tcBorders>
              <w:top w:val="nil"/>
              <w:left w:val="nil"/>
              <w:bottom w:val="single" w:sz="4" w:space="0" w:color="auto"/>
              <w:right w:val="single" w:sz="4" w:space="0" w:color="auto"/>
            </w:tcBorders>
            <w:shd w:val="clear" w:color="000000" w:fill="BDD7EE"/>
            <w:noWrap/>
            <w:vAlign w:val="center"/>
            <w:hideMark/>
          </w:tcPr>
          <w:p w14:paraId="1FA9810D" w14:textId="77777777" w:rsidR="00767BFF" w:rsidRPr="00767BFF" w:rsidRDefault="00767BFF" w:rsidP="00300F3E">
            <w:pPr>
              <w:keepNext w:val="0"/>
              <w:spacing w:line="240" w:lineRule="auto"/>
              <w:ind w:firstLine="0"/>
              <w:jc w:val="center"/>
              <w:rPr>
                <w:ins w:id="398" w:author="赵 子文" w:date="2018-11-15T23:13:00Z"/>
                <w:rFonts w:ascii="等线" w:eastAsia="等线" w:hAnsi="等线" w:cs="宋体"/>
                <w:color w:val="000000"/>
                <w:sz w:val="22"/>
                <w:szCs w:val="22"/>
              </w:rPr>
            </w:pPr>
            <w:ins w:id="399"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44C89E8C" w14:textId="77777777" w:rsidR="00767BFF" w:rsidRPr="00767BFF" w:rsidRDefault="00767BFF" w:rsidP="00300F3E">
            <w:pPr>
              <w:keepNext w:val="0"/>
              <w:spacing w:line="240" w:lineRule="auto"/>
              <w:ind w:firstLine="0"/>
              <w:jc w:val="center"/>
              <w:rPr>
                <w:ins w:id="400" w:author="赵 子文" w:date="2018-11-15T23:13:00Z"/>
                <w:rFonts w:ascii="等线" w:eastAsia="等线" w:hAnsi="等线" w:cs="宋体"/>
                <w:color w:val="000000"/>
                <w:sz w:val="22"/>
                <w:szCs w:val="22"/>
              </w:rPr>
            </w:pPr>
            <w:ins w:id="401"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5F773DFE" w14:textId="77777777" w:rsidR="00767BFF" w:rsidRPr="00767BFF" w:rsidRDefault="00767BFF" w:rsidP="00300F3E">
            <w:pPr>
              <w:keepNext w:val="0"/>
              <w:spacing w:line="240" w:lineRule="auto"/>
              <w:ind w:firstLine="0"/>
              <w:jc w:val="center"/>
              <w:rPr>
                <w:ins w:id="402" w:author="赵 子文" w:date="2018-11-15T23:13:00Z"/>
                <w:rFonts w:ascii="等线" w:eastAsia="等线" w:hAnsi="等线" w:cs="宋体"/>
                <w:color w:val="000000"/>
                <w:sz w:val="22"/>
                <w:szCs w:val="22"/>
              </w:rPr>
            </w:pPr>
            <w:ins w:id="403"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7C923101" w14:textId="77777777" w:rsidR="00767BFF" w:rsidRPr="00767BFF" w:rsidRDefault="00767BFF" w:rsidP="00300F3E">
            <w:pPr>
              <w:keepNext w:val="0"/>
              <w:spacing w:line="240" w:lineRule="auto"/>
              <w:ind w:firstLine="0"/>
              <w:jc w:val="center"/>
              <w:rPr>
                <w:ins w:id="404" w:author="赵 子文" w:date="2018-11-15T23:13:00Z"/>
                <w:rFonts w:ascii="等线" w:eastAsia="等线" w:hAnsi="等线" w:cs="宋体"/>
                <w:color w:val="000000"/>
                <w:sz w:val="22"/>
                <w:szCs w:val="22"/>
              </w:rPr>
            </w:pPr>
            <w:ins w:id="405"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0F6EFD9C" w14:textId="77777777" w:rsidR="00767BFF" w:rsidRPr="00767BFF" w:rsidRDefault="00767BFF" w:rsidP="00300F3E">
            <w:pPr>
              <w:keepNext w:val="0"/>
              <w:spacing w:line="240" w:lineRule="auto"/>
              <w:ind w:firstLine="0"/>
              <w:jc w:val="center"/>
              <w:rPr>
                <w:ins w:id="406" w:author="赵 子文" w:date="2018-11-15T23:13:00Z"/>
                <w:rFonts w:ascii="等线" w:eastAsia="等线" w:hAnsi="等线" w:cs="宋体"/>
                <w:color w:val="000000"/>
                <w:sz w:val="22"/>
                <w:szCs w:val="22"/>
              </w:rPr>
            </w:pPr>
            <w:ins w:id="407"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30040218" w14:textId="77777777" w:rsidR="00767BFF" w:rsidRPr="00767BFF" w:rsidRDefault="00767BFF" w:rsidP="00300F3E">
            <w:pPr>
              <w:keepNext w:val="0"/>
              <w:spacing w:line="240" w:lineRule="auto"/>
              <w:ind w:firstLine="0"/>
              <w:jc w:val="center"/>
              <w:rPr>
                <w:ins w:id="408" w:author="赵 子文" w:date="2018-11-15T23:13:00Z"/>
                <w:rFonts w:ascii="等线" w:eastAsia="等线" w:hAnsi="等线" w:cs="宋体"/>
                <w:color w:val="000000"/>
                <w:sz w:val="22"/>
                <w:szCs w:val="22"/>
              </w:rPr>
            </w:pPr>
            <w:ins w:id="409"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24D123F1" w14:textId="77777777" w:rsidR="00767BFF" w:rsidRPr="00767BFF" w:rsidRDefault="00767BFF" w:rsidP="00300F3E">
            <w:pPr>
              <w:keepNext w:val="0"/>
              <w:spacing w:line="240" w:lineRule="auto"/>
              <w:ind w:firstLine="0"/>
              <w:jc w:val="center"/>
              <w:rPr>
                <w:ins w:id="410" w:author="赵 子文" w:date="2018-11-15T23:13:00Z"/>
                <w:rFonts w:ascii="等线" w:eastAsia="等线" w:hAnsi="等线" w:cs="宋体"/>
                <w:color w:val="000000"/>
                <w:sz w:val="22"/>
                <w:szCs w:val="22"/>
              </w:rPr>
            </w:pPr>
            <w:ins w:id="411"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065CAA7F" w14:textId="77777777" w:rsidR="00767BFF" w:rsidRPr="00767BFF" w:rsidRDefault="00767BFF" w:rsidP="00300F3E">
            <w:pPr>
              <w:keepNext w:val="0"/>
              <w:spacing w:line="240" w:lineRule="auto"/>
              <w:ind w:firstLine="0"/>
              <w:jc w:val="center"/>
              <w:rPr>
                <w:ins w:id="412" w:author="赵 子文" w:date="2018-11-15T23:13:00Z"/>
                <w:rFonts w:ascii="等线" w:eastAsia="等线" w:hAnsi="等线" w:cs="宋体"/>
                <w:color w:val="000000"/>
                <w:sz w:val="22"/>
                <w:szCs w:val="22"/>
              </w:rPr>
            </w:pPr>
            <w:ins w:id="413"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2C058ABA" w14:textId="77777777" w:rsidR="00767BFF" w:rsidRPr="00767BFF" w:rsidRDefault="00767BFF" w:rsidP="00300F3E">
            <w:pPr>
              <w:keepNext w:val="0"/>
              <w:spacing w:line="240" w:lineRule="auto"/>
              <w:ind w:firstLine="0"/>
              <w:jc w:val="center"/>
              <w:rPr>
                <w:ins w:id="414" w:author="赵 子文" w:date="2018-11-15T23:13:00Z"/>
                <w:rFonts w:ascii="等线" w:eastAsia="等线" w:hAnsi="等线" w:cs="宋体"/>
                <w:color w:val="000000"/>
                <w:sz w:val="22"/>
                <w:szCs w:val="22"/>
              </w:rPr>
            </w:pPr>
            <w:ins w:id="415" w:author="赵 子文" w:date="2018-11-15T23:13:00Z">
              <w:r w:rsidRPr="00767BFF">
                <w:rPr>
                  <w:rFonts w:ascii="等线" w:eastAsia="等线" w:hAnsi="等线" w:cs="宋体" w:hint="eastAsia"/>
                  <w:color w:val="000000"/>
                  <w:sz w:val="22"/>
                  <w:szCs w:val="22"/>
                </w:rPr>
                <w:t>F</w:t>
              </w:r>
            </w:ins>
          </w:p>
        </w:tc>
      </w:tr>
      <w:tr w:rsidR="00767BFF" w:rsidRPr="00767BFF" w14:paraId="6C739672" w14:textId="77777777" w:rsidTr="00767BFF">
        <w:trPr>
          <w:trHeight w:val="285"/>
          <w:ins w:id="416" w:author="赵 子文" w:date="2018-11-15T23:13:00Z"/>
        </w:trPr>
        <w:tc>
          <w:tcPr>
            <w:tcW w:w="400" w:type="dxa"/>
            <w:vMerge/>
            <w:tcBorders>
              <w:top w:val="nil"/>
              <w:left w:val="single" w:sz="4" w:space="0" w:color="auto"/>
              <w:bottom w:val="single" w:sz="4" w:space="0" w:color="auto"/>
              <w:right w:val="single" w:sz="4" w:space="0" w:color="auto"/>
            </w:tcBorders>
            <w:vAlign w:val="center"/>
            <w:hideMark/>
          </w:tcPr>
          <w:p w14:paraId="1F267903" w14:textId="77777777" w:rsidR="00767BFF" w:rsidRPr="00767BFF" w:rsidRDefault="00767BFF" w:rsidP="00300F3E">
            <w:pPr>
              <w:keepNext w:val="0"/>
              <w:spacing w:line="240" w:lineRule="auto"/>
              <w:ind w:firstLine="0"/>
              <w:jc w:val="center"/>
              <w:rPr>
                <w:ins w:id="417" w:author="赵 子文" w:date="2018-11-15T23:13:00Z"/>
                <w:rFonts w:ascii="等线" w:eastAsia="等线" w:hAnsi="等线" w:cs="宋体"/>
                <w:color w:val="000000"/>
                <w:sz w:val="22"/>
                <w:szCs w:val="22"/>
              </w:rPr>
            </w:pPr>
          </w:p>
        </w:tc>
        <w:tc>
          <w:tcPr>
            <w:tcW w:w="2240" w:type="dxa"/>
            <w:tcBorders>
              <w:top w:val="nil"/>
              <w:left w:val="nil"/>
              <w:bottom w:val="single" w:sz="4" w:space="0" w:color="auto"/>
              <w:right w:val="single" w:sz="4" w:space="0" w:color="auto"/>
            </w:tcBorders>
            <w:shd w:val="clear" w:color="000000" w:fill="DDEBF7"/>
            <w:noWrap/>
            <w:vAlign w:val="center"/>
            <w:hideMark/>
          </w:tcPr>
          <w:p w14:paraId="21FD2B27" w14:textId="77777777" w:rsidR="00767BFF" w:rsidRPr="00767BFF" w:rsidRDefault="00767BFF" w:rsidP="00300F3E">
            <w:pPr>
              <w:keepNext w:val="0"/>
              <w:spacing w:line="240" w:lineRule="auto"/>
              <w:ind w:firstLine="0"/>
              <w:jc w:val="center"/>
              <w:rPr>
                <w:ins w:id="418" w:author="赵 子文" w:date="2018-11-15T23:13:00Z"/>
                <w:rFonts w:ascii="等线" w:eastAsia="等线" w:hAnsi="等线" w:cs="宋体"/>
                <w:color w:val="000000"/>
                <w:sz w:val="22"/>
                <w:szCs w:val="22"/>
              </w:rPr>
            </w:pPr>
            <w:ins w:id="419" w:author="赵 子文" w:date="2018-11-15T23:13:00Z">
              <w:r w:rsidRPr="00767BFF">
                <w:rPr>
                  <w:rFonts w:ascii="等线" w:eastAsia="等线" w:hAnsi="等线" w:cs="宋体" w:hint="eastAsia"/>
                  <w:color w:val="000000"/>
                  <w:sz w:val="22"/>
                  <w:szCs w:val="22"/>
                </w:rPr>
                <w:t>报警器启动</w:t>
              </w:r>
            </w:ins>
          </w:p>
        </w:tc>
        <w:tc>
          <w:tcPr>
            <w:tcW w:w="300" w:type="dxa"/>
            <w:tcBorders>
              <w:top w:val="nil"/>
              <w:left w:val="nil"/>
              <w:bottom w:val="single" w:sz="4" w:space="0" w:color="auto"/>
              <w:right w:val="single" w:sz="4" w:space="0" w:color="auto"/>
            </w:tcBorders>
            <w:shd w:val="clear" w:color="000000" w:fill="BDD7EE"/>
            <w:noWrap/>
            <w:vAlign w:val="center"/>
            <w:hideMark/>
          </w:tcPr>
          <w:p w14:paraId="086D4074" w14:textId="77777777" w:rsidR="00767BFF" w:rsidRPr="00767BFF" w:rsidRDefault="00767BFF" w:rsidP="00300F3E">
            <w:pPr>
              <w:keepNext w:val="0"/>
              <w:spacing w:line="240" w:lineRule="auto"/>
              <w:ind w:firstLine="0"/>
              <w:jc w:val="center"/>
              <w:rPr>
                <w:ins w:id="420" w:author="赵 子文" w:date="2018-11-15T23:13:00Z"/>
                <w:rFonts w:ascii="等线" w:eastAsia="等线" w:hAnsi="等线" w:cs="宋体"/>
                <w:color w:val="000000"/>
                <w:sz w:val="22"/>
                <w:szCs w:val="22"/>
              </w:rPr>
            </w:pPr>
            <w:ins w:id="421" w:author="赵 子文" w:date="2018-11-15T23:13:00Z">
              <w:r w:rsidRPr="00767BFF">
                <w:rPr>
                  <w:rFonts w:ascii="等线" w:eastAsia="等线" w:hAnsi="等线" w:cs="宋体" w:hint="eastAsia"/>
                  <w:color w:val="000000"/>
                  <w:sz w:val="22"/>
                  <w:szCs w:val="22"/>
                </w:rPr>
                <w:t>F</w:t>
              </w:r>
            </w:ins>
          </w:p>
        </w:tc>
        <w:tc>
          <w:tcPr>
            <w:tcW w:w="300" w:type="dxa"/>
            <w:tcBorders>
              <w:top w:val="nil"/>
              <w:left w:val="nil"/>
              <w:bottom w:val="single" w:sz="4" w:space="0" w:color="auto"/>
              <w:right w:val="single" w:sz="4" w:space="0" w:color="auto"/>
            </w:tcBorders>
            <w:shd w:val="clear" w:color="000000" w:fill="BDD7EE"/>
            <w:noWrap/>
            <w:vAlign w:val="center"/>
            <w:hideMark/>
          </w:tcPr>
          <w:p w14:paraId="624E47FA" w14:textId="77777777" w:rsidR="00767BFF" w:rsidRPr="00767BFF" w:rsidRDefault="00767BFF" w:rsidP="00300F3E">
            <w:pPr>
              <w:keepNext w:val="0"/>
              <w:spacing w:line="240" w:lineRule="auto"/>
              <w:ind w:firstLine="0"/>
              <w:jc w:val="center"/>
              <w:rPr>
                <w:ins w:id="422" w:author="赵 子文" w:date="2018-11-15T23:13:00Z"/>
                <w:rFonts w:ascii="等线" w:eastAsia="等线" w:hAnsi="等线" w:cs="宋体"/>
                <w:color w:val="000000"/>
                <w:sz w:val="22"/>
                <w:szCs w:val="22"/>
              </w:rPr>
            </w:pPr>
            <w:ins w:id="423"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702C379B" w14:textId="77777777" w:rsidR="00767BFF" w:rsidRPr="00767BFF" w:rsidRDefault="00767BFF" w:rsidP="00300F3E">
            <w:pPr>
              <w:keepNext w:val="0"/>
              <w:spacing w:line="240" w:lineRule="auto"/>
              <w:ind w:firstLine="0"/>
              <w:jc w:val="center"/>
              <w:rPr>
                <w:ins w:id="424" w:author="赵 子文" w:date="2018-11-15T23:13:00Z"/>
                <w:rFonts w:ascii="等线" w:eastAsia="等线" w:hAnsi="等线" w:cs="宋体"/>
                <w:color w:val="000000"/>
                <w:sz w:val="22"/>
                <w:szCs w:val="22"/>
              </w:rPr>
            </w:pPr>
            <w:ins w:id="425" w:author="赵 子文" w:date="2018-11-15T23:13:00Z">
              <w:r w:rsidRPr="00767BFF">
                <w:rPr>
                  <w:rFonts w:ascii="等线" w:eastAsia="等线" w:hAnsi="等线" w:cs="宋体" w:hint="eastAsia"/>
                  <w:color w:val="000000"/>
                  <w:sz w:val="22"/>
                  <w:szCs w:val="22"/>
                </w:rPr>
                <w:t>F</w:t>
              </w:r>
            </w:ins>
          </w:p>
        </w:tc>
        <w:tc>
          <w:tcPr>
            <w:tcW w:w="300" w:type="dxa"/>
            <w:tcBorders>
              <w:top w:val="nil"/>
              <w:left w:val="nil"/>
              <w:bottom w:val="single" w:sz="4" w:space="0" w:color="auto"/>
              <w:right w:val="single" w:sz="4" w:space="0" w:color="auto"/>
            </w:tcBorders>
            <w:shd w:val="clear" w:color="000000" w:fill="BDD7EE"/>
            <w:noWrap/>
            <w:vAlign w:val="center"/>
            <w:hideMark/>
          </w:tcPr>
          <w:p w14:paraId="6B5E23D3" w14:textId="77777777" w:rsidR="00767BFF" w:rsidRPr="00767BFF" w:rsidRDefault="00767BFF" w:rsidP="00300F3E">
            <w:pPr>
              <w:keepNext w:val="0"/>
              <w:spacing w:line="240" w:lineRule="auto"/>
              <w:ind w:firstLine="0"/>
              <w:jc w:val="center"/>
              <w:rPr>
                <w:ins w:id="426" w:author="赵 子文" w:date="2018-11-15T23:13:00Z"/>
                <w:rFonts w:ascii="等线" w:eastAsia="等线" w:hAnsi="等线" w:cs="宋体"/>
                <w:color w:val="000000"/>
                <w:sz w:val="22"/>
                <w:szCs w:val="22"/>
              </w:rPr>
            </w:pPr>
            <w:ins w:id="427"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159152DC" w14:textId="77777777" w:rsidR="00767BFF" w:rsidRPr="00767BFF" w:rsidRDefault="00767BFF" w:rsidP="00300F3E">
            <w:pPr>
              <w:keepNext w:val="0"/>
              <w:spacing w:line="240" w:lineRule="auto"/>
              <w:ind w:firstLine="0"/>
              <w:jc w:val="center"/>
              <w:rPr>
                <w:ins w:id="428" w:author="赵 子文" w:date="2018-11-15T23:13:00Z"/>
                <w:rFonts w:ascii="等线" w:eastAsia="等线" w:hAnsi="等线" w:cs="宋体"/>
                <w:color w:val="000000"/>
                <w:sz w:val="22"/>
                <w:szCs w:val="22"/>
              </w:rPr>
            </w:pPr>
            <w:ins w:id="429"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0324897C" w14:textId="77777777" w:rsidR="00767BFF" w:rsidRPr="00767BFF" w:rsidRDefault="00767BFF" w:rsidP="00300F3E">
            <w:pPr>
              <w:keepNext w:val="0"/>
              <w:spacing w:line="240" w:lineRule="auto"/>
              <w:ind w:firstLine="0"/>
              <w:jc w:val="center"/>
              <w:rPr>
                <w:ins w:id="430" w:author="赵 子文" w:date="2018-11-15T23:13:00Z"/>
                <w:rFonts w:ascii="等线" w:eastAsia="等线" w:hAnsi="等线" w:cs="宋体"/>
                <w:color w:val="000000"/>
                <w:sz w:val="22"/>
                <w:szCs w:val="22"/>
              </w:rPr>
            </w:pPr>
            <w:ins w:id="431"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2BBAF912" w14:textId="77777777" w:rsidR="00767BFF" w:rsidRPr="00767BFF" w:rsidRDefault="00767BFF" w:rsidP="00300F3E">
            <w:pPr>
              <w:keepNext w:val="0"/>
              <w:spacing w:line="240" w:lineRule="auto"/>
              <w:ind w:firstLine="0"/>
              <w:jc w:val="center"/>
              <w:rPr>
                <w:ins w:id="432" w:author="赵 子文" w:date="2018-11-15T23:13:00Z"/>
                <w:rFonts w:ascii="等线" w:eastAsia="等线" w:hAnsi="等线" w:cs="宋体"/>
                <w:color w:val="000000"/>
                <w:sz w:val="22"/>
                <w:szCs w:val="22"/>
              </w:rPr>
            </w:pPr>
            <w:ins w:id="433" w:author="赵 子文" w:date="2018-11-15T23:13:00Z">
              <w:r w:rsidRPr="00767BFF">
                <w:rPr>
                  <w:rFonts w:ascii="等线" w:eastAsia="等线" w:hAnsi="等线" w:cs="宋体" w:hint="eastAsia"/>
                  <w:color w:val="000000"/>
                  <w:sz w:val="22"/>
                  <w:szCs w:val="22"/>
                </w:rPr>
                <w:t>T</w:t>
              </w:r>
            </w:ins>
          </w:p>
        </w:tc>
        <w:tc>
          <w:tcPr>
            <w:tcW w:w="320" w:type="dxa"/>
            <w:tcBorders>
              <w:top w:val="nil"/>
              <w:left w:val="nil"/>
              <w:bottom w:val="single" w:sz="4" w:space="0" w:color="auto"/>
              <w:right w:val="single" w:sz="4" w:space="0" w:color="auto"/>
            </w:tcBorders>
            <w:shd w:val="clear" w:color="000000" w:fill="BDD7EE"/>
            <w:noWrap/>
            <w:vAlign w:val="center"/>
            <w:hideMark/>
          </w:tcPr>
          <w:p w14:paraId="3EF1E2A9" w14:textId="77777777" w:rsidR="00767BFF" w:rsidRPr="00767BFF" w:rsidRDefault="00767BFF" w:rsidP="00300F3E">
            <w:pPr>
              <w:keepNext w:val="0"/>
              <w:spacing w:line="240" w:lineRule="auto"/>
              <w:ind w:firstLine="0"/>
              <w:jc w:val="center"/>
              <w:rPr>
                <w:ins w:id="434" w:author="赵 子文" w:date="2018-11-15T23:13:00Z"/>
                <w:rFonts w:ascii="等线" w:eastAsia="等线" w:hAnsi="等线" w:cs="宋体"/>
                <w:color w:val="000000"/>
                <w:sz w:val="22"/>
                <w:szCs w:val="22"/>
              </w:rPr>
            </w:pPr>
            <w:ins w:id="435" w:author="赵 子文" w:date="2018-11-15T23:13:00Z">
              <w:r w:rsidRPr="00767BFF">
                <w:rPr>
                  <w:rFonts w:ascii="等线" w:eastAsia="等线" w:hAnsi="等线" w:cs="宋体" w:hint="eastAsia"/>
                  <w:color w:val="000000"/>
                  <w:sz w:val="22"/>
                  <w:szCs w:val="22"/>
                </w:rPr>
                <w:t>T</w:t>
              </w:r>
            </w:ins>
          </w:p>
        </w:tc>
        <w:tc>
          <w:tcPr>
            <w:tcW w:w="320" w:type="dxa"/>
            <w:tcBorders>
              <w:top w:val="nil"/>
              <w:left w:val="nil"/>
              <w:bottom w:val="single" w:sz="4" w:space="0" w:color="auto"/>
              <w:right w:val="single" w:sz="4" w:space="0" w:color="auto"/>
            </w:tcBorders>
            <w:shd w:val="clear" w:color="000000" w:fill="BDD7EE"/>
            <w:noWrap/>
            <w:vAlign w:val="center"/>
            <w:hideMark/>
          </w:tcPr>
          <w:p w14:paraId="609143EF" w14:textId="77777777" w:rsidR="00767BFF" w:rsidRPr="00767BFF" w:rsidRDefault="00767BFF" w:rsidP="00300F3E">
            <w:pPr>
              <w:keepNext w:val="0"/>
              <w:spacing w:line="240" w:lineRule="auto"/>
              <w:ind w:firstLine="0"/>
              <w:jc w:val="center"/>
              <w:rPr>
                <w:ins w:id="436" w:author="赵 子文" w:date="2018-11-15T23:13:00Z"/>
                <w:rFonts w:ascii="等线" w:eastAsia="等线" w:hAnsi="等线" w:cs="宋体"/>
                <w:color w:val="000000"/>
                <w:sz w:val="22"/>
                <w:szCs w:val="22"/>
              </w:rPr>
            </w:pPr>
            <w:ins w:id="437"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3FE82029" w14:textId="77777777" w:rsidR="00767BFF" w:rsidRPr="00767BFF" w:rsidRDefault="00767BFF" w:rsidP="00300F3E">
            <w:pPr>
              <w:keepNext w:val="0"/>
              <w:spacing w:line="240" w:lineRule="auto"/>
              <w:ind w:firstLine="0"/>
              <w:jc w:val="center"/>
              <w:rPr>
                <w:ins w:id="438" w:author="赵 子文" w:date="2018-11-15T23:13:00Z"/>
                <w:rFonts w:ascii="等线" w:eastAsia="等线" w:hAnsi="等线" w:cs="宋体"/>
                <w:color w:val="000000"/>
                <w:sz w:val="22"/>
                <w:szCs w:val="22"/>
              </w:rPr>
            </w:pPr>
            <w:ins w:id="439"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472693CB" w14:textId="77777777" w:rsidR="00767BFF" w:rsidRPr="00767BFF" w:rsidRDefault="00767BFF" w:rsidP="00300F3E">
            <w:pPr>
              <w:keepNext w:val="0"/>
              <w:spacing w:line="240" w:lineRule="auto"/>
              <w:ind w:firstLine="0"/>
              <w:jc w:val="center"/>
              <w:rPr>
                <w:ins w:id="440" w:author="赵 子文" w:date="2018-11-15T23:13:00Z"/>
                <w:rFonts w:ascii="等线" w:eastAsia="等线" w:hAnsi="等线" w:cs="宋体"/>
                <w:color w:val="000000"/>
                <w:sz w:val="22"/>
                <w:szCs w:val="22"/>
              </w:rPr>
            </w:pPr>
            <w:ins w:id="441" w:author="赵 子文" w:date="2018-11-15T23:13:00Z">
              <w:r w:rsidRPr="00767BFF">
                <w:rPr>
                  <w:rFonts w:ascii="等线" w:eastAsia="等线" w:hAnsi="等线" w:cs="宋体" w:hint="eastAsia"/>
                  <w:color w:val="000000"/>
                  <w:sz w:val="22"/>
                  <w:szCs w:val="22"/>
                </w:rPr>
                <w:t>T</w:t>
              </w:r>
            </w:ins>
          </w:p>
        </w:tc>
        <w:tc>
          <w:tcPr>
            <w:tcW w:w="320" w:type="dxa"/>
            <w:tcBorders>
              <w:top w:val="nil"/>
              <w:left w:val="nil"/>
              <w:bottom w:val="single" w:sz="4" w:space="0" w:color="auto"/>
              <w:right w:val="single" w:sz="4" w:space="0" w:color="auto"/>
            </w:tcBorders>
            <w:shd w:val="clear" w:color="000000" w:fill="BDD7EE"/>
            <w:noWrap/>
            <w:vAlign w:val="center"/>
            <w:hideMark/>
          </w:tcPr>
          <w:p w14:paraId="2E00B6DA" w14:textId="77777777" w:rsidR="00767BFF" w:rsidRPr="00767BFF" w:rsidRDefault="00767BFF" w:rsidP="00300F3E">
            <w:pPr>
              <w:keepNext w:val="0"/>
              <w:spacing w:line="240" w:lineRule="auto"/>
              <w:ind w:firstLine="0"/>
              <w:jc w:val="center"/>
              <w:rPr>
                <w:ins w:id="442" w:author="赵 子文" w:date="2018-11-15T23:13:00Z"/>
                <w:rFonts w:ascii="等线" w:eastAsia="等线" w:hAnsi="等线" w:cs="宋体"/>
                <w:color w:val="000000"/>
                <w:sz w:val="22"/>
                <w:szCs w:val="22"/>
              </w:rPr>
            </w:pPr>
            <w:ins w:id="443" w:author="赵 子文" w:date="2018-11-15T23:13:00Z">
              <w:r w:rsidRPr="00767BFF">
                <w:rPr>
                  <w:rFonts w:ascii="等线" w:eastAsia="等线" w:hAnsi="等线" w:cs="宋体" w:hint="eastAsia"/>
                  <w:color w:val="000000"/>
                  <w:sz w:val="22"/>
                  <w:szCs w:val="22"/>
                </w:rPr>
                <w:t>T</w:t>
              </w:r>
            </w:ins>
          </w:p>
        </w:tc>
      </w:tr>
      <w:tr w:rsidR="00767BFF" w:rsidRPr="00767BFF" w14:paraId="381958D6" w14:textId="77777777" w:rsidTr="00767BFF">
        <w:trPr>
          <w:trHeight w:val="285"/>
          <w:ins w:id="444" w:author="赵 子文" w:date="2018-11-15T23:13:00Z"/>
        </w:trPr>
        <w:tc>
          <w:tcPr>
            <w:tcW w:w="400" w:type="dxa"/>
            <w:vMerge/>
            <w:tcBorders>
              <w:top w:val="nil"/>
              <w:left w:val="single" w:sz="4" w:space="0" w:color="auto"/>
              <w:bottom w:val="single" w:sz="4" w:space="0" w:color="auto"/>
              <w:right w:val="single" w:sz="4" w:space="0" w:color="auto"/>
            </w:tcBorders>
            <w:vAlign w:val="center"/>
            <w:hideMark/>
          </w:tcPr>
          <w:p w14:paraId="295F77AB" w14:textId="77777777" w:rsidR="00767BFF" w:rsidRPr="00767BFF" w:rsidRDefault="00767BFF" w:rsidP="00300F3E">
            <w:pPr>
              <w:keepNext w:val="0"/>
              <w:spacing w:line="240" w:lineRule="auto"/>
              <w:ind w:firstLine="0"/>
              <w:jc w:val="center"/>
              <w:rPr>
                <w:ins w:id="445" w:author="赵 子文" w:date="2018-11-15T23:13:00Z"/>
                <w:rFonts w:ascii="等线" w:eastAsia="等线" w:hAnsi="等线" w:cs="宋体"/>
                <w:color w:val="000000"/>
                <w:sz w:val="22"/>
                <w:szCs w:val="22"/>
              </w:rPr>
            </w:pPr>
          </w:p>
        </w:tc>
        <w:tc>
          <w:tcPr>
            <w:tcW w:w="2240" w:type="dxa"/>
            <w:tcBorders>
              <w:top w:val="nil"/>
              <w:left w:val="nil"/>
              <w:bottom w:val="single" w:sz="4" w:space="0" w:color="auto"/>
              <w:right w:val="single" w:sz="4" w:space="0" w:color="auto"/>
            </w:tcBorders>
            <w:shd w:val="clear" w:color="000000" w:fill="DDEBF7"/>
            <w:noWrap/>
            <w:vAlign w:val="center"/>
            <w:hideMark/>
          </w:tcPr>
          <w:p w14:paraId="4E7EB675" w14:textId="77777777" w:rsidR="00767BFF" w:rsidRPr="00767BFF" w:rsidRDefault="00767BFF" w:rsidP="00300F3E">
            <w:pPr>
              <w:keepNext w:val="0"/>
              <w:spacing w:line="240" w:lineRule="auto"/>
              <w:ind w:firstLine="0"/>
              <w:jc w:val="center"/>
              <w:rPr>
                <w:ins w:id="446" w:author="赵 子文" w:date="2018-11-15T23:13:00Z"/>
                <w:rFonts w:ascii="等线" w:eastAsia="等线" w:hAnsi="等线" w:cs="宋体"/>
                <w:color w:val="000000"/>
                <w:sz w:val="22"/>
                <w:szCs w:val="22"/>
              </w:rPr>
            </w:pPr>
            <w:ins w:id="447" w:author="赵 子文" w:date="2018-11-15T23:13:00Z">
              <w:r w:rsidRPr="00767BFF">
                <w:rPr>
                  <w:rFonts w:ascii="等线" w:eastAsia="等线" w:hAnsi="等线" w:cs="宋体" w:hint="eastAsia"/>
                  <w:color w:val="000000"/>
                  <w:sz w:val="22"/>
                  <w:szCs w:val="22"/>
                </w:rPr>
                <w:t>门卫界面错误提示</w:t>
              </w:r>
            </w:ins>
          </w:p>
        </w:tc>
        <w:tc>
          <w:tcPr>
            <w:tcW w:w="300" w:type="dxa"/>
            <w:tcBorders>
              <w:top w:val="nil"/>
              <w:left w:val="nil"/>
              <w:bottom w:val="single" w:sz="4" w:space="0" w:color="auto"/>
              <w:right w:val="single" w:sz="4" w:space="0" w:color="auto"/>
            </w:tcBorders>
            <w:shd w:val="clear" w:color="000000" w:fill="BDD7EE"/>
            <w:noWrap/>
            <w:vAlign w:val="center"/>
            <w:hideMark/>
          </w:tcPr>
          <w:p w14:paraId="6E2A9073" w14:textId="77777777" w:rsidR="00767BFF" w:rsidRPr="00767BFF" w:rsidRDefault="00767BFF" w:rsidP="00300F3E">
            <w:pPr>
              <w:keepNext w:val="0"/>
              <w:spacing w:line="240" w:lineRule="auto"/>
              <w:ind w:firstLine="0"/>
              <w:jc w:val="center"/>
              <w:rPr>
                <w:ins w:id="448" w:author="赵 子文" w:date="2018-11-15T23:13:00Z"/>
                <w:rFonts w:ascii="等线" w:eastAsia="等线" w:hAnsi="等线" w:cs="宋体"/>
                <w:color w:val="000000"/>
                <w:sz w:val="22"/>
                <w:szCs w:val="22"/>
              </w:rPr>
            </w:pPr>
            <w:ins w:id="449" w:author="赵 子文" w:date="2018-11-15T23:13:00Z">
              <w:r w:rsidRPr="00767BFF">
                <w:rPr>
                  <w:rFonts w:ascii="等线" w:eastAsia="等线" w:hAnsi="等线" w:cs="宋体" w:hint="eastAsia"/>
                  <w:color w:val="000000"/>
                  <w:sz w:val="22"/>
                  <w:szCs w:val="22"/>
                </w:rPr>
                <w:t>F</w:t>
              </w:r>
            </w:ins>
          </w:p>
        </w:tc>
        <w:tc>
          <w:tcPr>
            <w:tcW w:w="300" w:type="dxa"/>
            <w:tcBorders>
              <w:top w:val="nil"/>
              <w:left w:val="nil"/>
              <w:bottom w:val="single" w:sz="4" w:space="0" w:color="auto"/>
              <w:right w:val="single" w:sz="4" w:space="0" w:color="auto"/>
            </w:tcBorders>
            <w:shd w:val="clear" w:color="000000" w:fill="BDD7EE"/>
            <w:noWrap/>
            <w:vAlign w:val="center"/>
            <w:hideMark/>
          </w:tcPr>
          <w:p w14:paraId="71F485D5" w14:textId="77777777" w:rsidR="00767BFF" w:rsidRPr="00767BFF" w:rsidRDefault="00767BFF" w:rsidP="00300F3E">
            <w:pPr>
              <w:keepNext w:val="0"/>
              <w:spacing w:line="240" w:lineRule="auto"/>
              <w:ind w:firstLine="0"/>
              <w:jc w:val="center"/>
              <w:rPr>
                <w:ins w:id="450" w:author="赵 子文" w:date="2018-11-15T23:13:00Z"/>
                <w:rFonts w:ascii="等线" w:eastAsia="等线" w:hAnsi="等线" w:cs="宋体"/>
                <w:color w:val="000000"/>
                <w:sz w:val="22"/>
                <w:szCs w:val="22"/>
              </w:rPr>
            </w:pPr>
            <w:ins w:id="451"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4CBF3889" w14:textId="77777777" w:rsidR="00767BFF" w:rsidRPr="00767BFF" w:rsidRDefault="00767BFF" w:rsidP="00300F3E">
            <w:pPr>
              <w:keepNext w:val="0"/>
              <w:spacing w:line="240" w:lineRule="auto"/>
              <w:ind w:firstLine="0"/>
              <w:jc w:val="center"/>
              <w:rPr>
                <w:ins w:id="452" w:author="赵 子文" w:date="2018-11-15T23:13:00Z"/>
                <w:rFonts w:ascii="等线" w:eastAsia="等线" w:hAnsi="等线" w:cs="宋体"/>
                <w:color w:val="000000"/>
                <w:sz w:val="22"/>
                <w:szCs w:val="22"/>
              </w:rPr>
            </w:pPr>
            <w:ins w:id="453" w:author="赵 子文" w:date="2018-11-15T23:13:00Z">
              <w:r w:rsidRPr="00767BFF">
                <w:rPr>
                  <w:rFonts w:ascii="等线" w:eastAsia="等线" w:hAnsi="等线" w:cs="宋体" w:hint="eastAsia"/>
                  <w:color w:val="000000"/>
                  <w:sz w:val="22"/>
                  <w:szCs w:val="22"/>
                </w:rPr>
                <w:t>#</w:t>
              </w:r>
            </w:ins>
          </w:p>
        </w:tc>
        <w:tc>
          <w:tcPr>
            <w:tcW w:w="300" w:type="dxa"/>
            <w:tcBorders>
              <w:top w:val="nil"/>
              <w:left w:val="nil"/>
              <w:bottom w:val="single" w:sz="4" w:space="0" w:color="auto"/>
              <w:right w:val="single" w:sz="4" w:space="0" w:color="auto"/>
            </w:tcBorders>
            <w:shd w:val="clear" w:color="000000" w:fill="BDD7EE"/>
            <w:noWrap/>
            <w:vAlign w:val="center"/>
            <w:hideMark/>
          </w:tcPr>
          <w:p w14:paraId="5EE8B8DC" w14:textId="77777777" w:rsidR="00767BFF" w:rsidRPr="00767BFF" w:rsidRDefault="00767BFF" w:rsidP="00300F3E">
            <w:pPr>
              <w:keepNext w:val="0"/>
              <w:spacing w:line="240" w:lineRule="auto"/>
              <w:ind w:firstLine="0"/>
              <w:jc w:val="center"/>
              <w:rPr>
                <w:ins w:id="454" w:author="赵 子文" w:date="2018-11-15T23:13:00Z"/>
                <w:rFonts w:ascii="等线" w:eastAsia="等线" w:hAnsi="等线" w:cs="宋体"/>
                <w:color w:val="000000"/>
                <w:sz w:val="22"/>
                <w:szCs w:val="22"/>
              </w:rPr>
            </w:pPr>
            <w:ins w:id="455" w:author="赵 子文" w:date="2018-11-15T23:13:00Z">
              <w:r w:rsidRPr="00767BFF">
                <w:rPr>
                  <w:rFonts w:ascii="等线" w:eastAsia="等线" w:hAnsi="等线" w:cs="宋体" w:hint="eastAsia"/>
                  <w:color w:val="000000"/>
                  <w:sz w:val="22"/>
                  <w:szCs w:val="22"/>
                </w:rPr>
                <w:t>#</w:t>
              </w:r>
            </w:ins>
          </w:p>
        </w:tc>
        <w:tc>
          <w:tcPr>
            <w:tcW w:w="320" w:type="dxa"/>
            <w:tcBorders>
              <w:top w:val="nil"/>
              <w:left w:val="nil"/>
              <w:bottom w:val="single" w:sz="4" w:space="0" w:color="auto"/>
              <w:right w:val="single" w:sz="4" w:space="0" w:color="auto"/>
            </w:tcBorders>
            <w:shd w:val="clear" w:color="000000" w:fill="BDD7EE"/>
            <w:noWrap/>
            <w:vAlign w:val="center"/>
            <w:hideMark/>
          </w:tcPr>
          <w:p w14:paraId="2108A8A4" w14:textId="77777777" w:rsidR="00767BFF" w:rsidRPr="00767BFF" w:rsidRDefault="00767BFF" w:rsidP="00300F3E">
            <w:pPr>
              <w:keepNext w:val="0"/>
              <w:spacing w:line="240" w:lineRule="auto"/>
              <w:ind w:firstLine="0"/>
              <w:jc w:val="center"/>
              <w:rPr>
                <w:ins w:id="456" w:author="赵 子文" w:date="2018-11-15T23:13:00Z"/>
                <w:rFonts w:ascii="等线" w:eastAsia="等线" w:hAnsi="等线" w:cs="宋体"/>
                <w:color w:val="000000"/>
                <w:sz w:val="22"/>
                <w:szCs w:val="22"/>
              </w:rPr>
            </w:pPr>
            <w:ins w:id="457" w:author="赵 子文" w:date="2018-11-15T23:13:00Z">
              <w:r w:rsidRPr="00767BFF">
                <w:rPr>
                  <w:rFonts w:ascii="等线" w:eastAsia="等线" w:hAnsi="等线" w:cs="宋体" w:hint="eastAsia"/>
                  <w:color w:val="000000"/>
                  <w:sz w:val="22"/>
                  <w:szCs w:val="22"/>
                </w:rPr>
                <w:t>T</w:t>
              </w:r>
            </w:ins>
          </w:p>
        </w:tc>
        <w:tc>
          <w:tcPr>
            <w:tcW w:w="320" w:type="dxa"/>
            <w:tcBorders>
              <w:top w:val="nil"/>
              <w:left w:val="nil"/>
              <w:bottom w:val="single" w:sz="4" w:space="0" w:color="auto"/>
              <w:right w:val="single" w:sz="4" w:space="0" w:color="auto"/>
            </w:tcBorders>
            <w:shd w:val="clear" w:color="000000" w:fill="BDD7EE"/>
            <w:noWrap/>
            <w:vAlign w:val="center"/>
            <w:hideMark/>
          </w:tcPr>
          <w:p w14:paraId="643A5173" w14:textId="77777777" w:rsidR="00767BFF" w:rsidRPr="00767BFF" w:rsidRDefault="00767BFF" w:rsidP="00300F3E">
            <w:pPr>
              <w:keepNext w:val="0"/>
              <w:spacing w:line="240" w:lineRule="auto"/>
              <w:ind w:firstLine="0"/>
              <w:jc w:val="center"/>
              <w:rPr>
                <w:ins w:id="458" w:author="赵 子文" w:date="2018-11-15T23:13:00Z"/>
                <w:rFonts w:ascii="等线" w:eastAsia="等线" w:hAnsi="等线" w:cs="宋体"/>
                <w:color w:val="000000"/>
                <w:sz w:val="22"/>
                <w:szCs w:val="22"/>
              </w:rPr>
            </w:pPr>
            <w:ins w:id="459" w:author="赵 子文" w:date="2018-11-15T23:13:00Z">
              <w:r w:rsidRPr="00767BFF">
                <w:rPr>
                  <w:rFonts w:ascii="等线" w:eastAsia="等线" w:hAnsi="等线" w:cs="宋体" w:hint="eastAsia"/>
                  <w:color w:val="000000"/>
                  <w:sz w:val="22"/>
                  <w:szCs w:val="22"/>
                </w:rPr>
                <w:t>T</w:t>
              </w:r>
            </w:ins>
          </w:p>
        </w:tc>
        <w:tc>
          <w:tcPr>
            <w:tcW w:w="320" w:type="dxa"/>
            <w:tcBorders>
              <w:top w:val="nil"/>
              <w:left w:val="nil"/>
              <w:bottom w:val="single" w:sz="4" w:space="0" w:color="auto"/>
              <w:right w:val="single" w:sz="4" w:space="0" w:color="auto"/>
            </w:tcBorders>
            <w:shd w:val="clear" w:color="000000" w:fill="BDD7EE"/>
            <w:noWrap/>
            <w:vAlign w:val="center"/>
            <w:hideMark/>
          </w:tcPr>
          <w:p w14:paraId="2C53999F" w14:textId="77777777" w:rsidR="00767BFF" w:rsidRPr="00767BFF" w:rsidRDefault="00767BFF" w:rsidP="00300F3E">
            <w:pPr>
              <w:keepNext w:val="0"/>
              <w:spacing w:line="240" w:lineRule="auto"/>
              <w:ind w:firstLine="0"/>
              <w:jc w:val="center"/>
              <w:rPr>
                <w:ins w:id="460" w:author="赵 子文" w:date="2018-11-15T23:13:00Z"/>
                <w:rFonts w:ascii="等线" w:eastAsia="等线" w:hAnsi="等线" w:cs="宋体"/>
                <w:color w:val="000000"/>
                <w:sz w:val="22"/>
                <w:szCs w:val="22"/>
              </w:rPr>
            </w:pPr>
            <w:ins w:id="461" w:author="赵 子文" w:date="2018-11-15T23:13:00Z">
              <w:r w:rsidRPr="00767BFF">
                <w:rPr>
                  <w:rFonts w:ascii="等线" w:eastAsia="等线" w:hAnsi="等线" w:cs="宋体" w:hint="eastAsia"/>
                  <w:color w:val="000000"/>
                  <w:sz w:val="22"/>
                  <w:szCs w:val="22"/>
                </w:rPr>
                <w:t>#</w:t>
              </w:r>
            </w:ins>
          </w:p>
        </w:tc>
        <w:tc>
          <w:tcPr>
            <w:tcW w:w="320" w:type="dxa"/>
            <w:tcBorders>
              <w:top w:val="nil"/>
              <w:left w:val="nil"/>
              <w:bottom w:val="single" w:sz="4" w:space="0" w:color="auto"/>
              <w:right w:val="single" w:sz="4" w:space="0" w:color="auto"/>
            </w:tcBorders>
            <w:shd w:val="clear" w:color="000000" w:fill="BDD7EE"/>
            <w:noWrap/>
            <w:vAlign w:val="center"/>
            <w:hideMark/>
          </w:tcPr>
          <w:p w14:paraId="1E39315F" w14:textId="77777777" w:rsidR="00767BFF" w:rsidRPr="00767BFF" w:rsidRDefault="00767BFF" w:rsidP="00300F3E">
            <w:pPr>
              <w:keepNext w:val="0"/>
              <w:spacing w:line="240" w:lineRule="auto"/>
              <w:ind w:firstLine="0"/>
              <w:jc w:val="center"/>
              <w:rPr>
                <w:ins w:id="462" w:author="赵 子文" w:date="2018-11-15T23:13:00Z"/>
                <w:rFonts w:ascii="等线" w:eastAsia="等线" w:hAnsi="等线" w:cs="宋体"/>
                <w:color w:val="000000"/>
                <w:sz w:val="22"/>
                <w:szCs w:val="22"/>
              </w:rPr>
            </w:pPr>
            <w:ins w:id="463" w:author="赵 子文" w:date="2018-11-15T23:13:00Z">
              <w:r w:rsidRPr="00767BFF">
                <w:rPr>
                  <w:rFonts w:ascii="等线" w:eastAsia="等线" w:hAnsi="等线" w:cs="宋体" w:hint="eastAsia"/>
                  <w:color w:val="000000"/>
                  <w:sz w:val="22"/>
                  <w:szCs w:val="22"/>
                </w:rPr>
                <w:t>#</w:t>
              </w:r>
            </w:ins>
          </w:p>
        </w:tc>
        <w:tc>
          <w:tcPr>
            <w:tcW w:w="320" w:type="dxa"/>
            <w:tcBorders>
              <w:top w:val="nil"/>
              <w:left w:val="nil"/>
              <w:bottom w:val="single" w:sz="4" w:space="0" w:color="auto"/>
              <w:right w:val="single" w:sz="4" w:space="0" w:color="auto"/>
            </w:tcBorders>
            <w:shd w:val="clear" w:color="000000" w:fill="BDD7EE"/>
            <w:noWrap/>
            <w:vAlign w:val="center"/>
            <w:hideMark/>
          </w:tcPr>
          <w:p w14:paraId="1327BD5D" w14:textId="77777777" w:rsidR="00767BFF" w:rsidRPr="00767BFF" w:rsidRDefault="00767BFF" w:rsidP="00300F3E">
            <w:pPr>
              <w:keepNext w:val="0"/>
              <w:spacing w:line="240" w:lineRule="auto"/>
              <w:ind w:firstLine="0"/>
              <w:jc w:val="center"/>
              <w:rPr>
                <w:ins w:id="464" w:author="赵 子文" w:date="2018-11-15T23:13:00Z"/>
                <w:rFonts w:ascii="等线" w:eastAsia="等线" w:hAnsi="等线" w:cs="宋体"/>
                <w:color w:val="000000"/>
                <w:sz w:val="22"/>
                <w:szCs w:val="22"/>
              </w:rPr>
            </w:pPr>
            <w:ins w:id="465" w:author="赵 子文" w:date="2018-11-15T23:13:00Z">
              <w:r w:rsidRPr="00767BFF">
                <w:rPr>
                  <w:rFonts w:ascii="等线" w:eastAsia="等线" w:hAnsi="等线" w:cs="宋体" w:hint="eastAsia"/>
                  <w:color w:val="000000"/>
                  <w:sz w:val="22"/>
                  <w:szCs w:val="22"/>
                </w:rPr>
                <w:t>#</w:t>
              </w:r>
            </w:ins>
          </w:p>
        </w:tc>
        <w:tc>
          <w:tcPr>
            <w:tcW w:w="320" w:type="dxa"/>
            <w:tcBorders>
              <w:top w:val="nil"/>
              <w:left w:val="nil"/>
              <w:bottom w:val="single" w:sz="4" w:space="0" w:color="auto"/>
              <w:right w:val="single" w:sz="4" w:space="0" w:color="auto"/>
            </w:tcBorders>
            <w:shd w:val="clear" w:color="000000" w:fill="BDD7EE"/>
            <w:noWrap/>
            <w:vAlign w:val="center"/>
            <w:hideMark/>
          </w:tcPr>
          <w:p w14:paraId="769866EF" w14:textId="77777777" w:rsidR="00767BFF" w:rsidRPr="00767BFF" w:rsidRDefault="00767BFF" w:rsidP="00300F3E">
            <w:pPr>
              <w:keepNext w:val="0"/>
              <w:spacing w:line="240" w:lineRule="auto"/>
              <w:ind w:firstLine="0"/>
              <w:jc w:val="center"/>
              <w:rPr>
                <w:ins w:id="466" w:author="赵 子文" w:date="2018-11-15T23:13:00Z"/>
                <w:rFonts w:ascii="等线" w:eastAsia="等线" w:hAnsi="等线" w:cs="宋体"/>
                <w:color w:val="000000"/>
                <w:sz w:val="22"/>
                <w:szCs w:val="22"/>
              </w:rPr>
            </w:pPr>
            <w:ins w:id="467" w:author="赵 子文" w:date="2018-11-15T23:13:00Z">
              <w:r w:rsidRPr="00767BFF">
                <w:rPr>
                  <w:rFonts w:ascii="等线" w:eastAsia="等线" w:hAnsi="等线" w:cs="宋体" w:hint="eastAsia"/>
                  <w:color w:val="000000"/>
                  <w:sz w:val="22"/>
                  <w:szCs w:val="22"/>
                </w:rPr>
                <w:t>#</w:t>
              </w:r>
            </w:ins>
          </w:p>
        </w:tc>
        <w:tc>
          <w:tcPr>
            <w:tcW w:w="320" w:type="dxa"/>
            <w:tcBorders>
              <w:top w:val="nil"/>
              <w:left w:val="nil"/>
              <w:bottom w:val="single" w:sz="4" w:space="0" w:color="auto"/>
              <w:right w:val="single" w:sz="4" w:space="0" w:color="auto"/>
            </w:tcBorders>
            <w:shd w:val="clear" w:color="000000" w:fill="BDD7EE"/>
            <w:noWrap/>
            <w:vAlign w:val="center"/>
            <w:hideMark/>
          </w:tcPr>
          <w:p w14:paraId="4FB1C9F9" w14:textId="77777777" w:rsidR="00767BFF" w:rsidRPr="00767BFF" w:rsidRDefault="00767BFF" w:rsidP="00300F3E">
            <w:pPr>
              <w:keepNext w:val="0"/>
              <w:spacing w:line="240" w:lineRule="auto"/>
              <w:ind w:firstLine="0"/>
              <w:jc w:val="center"/>
              <w:rPr>
                <w:ins w:id="468" w:author="赵 子文" w:date="2018-11-15T23:13:00Z"/>
                <w:rFonts w:ascii="等线" w:eastAsia="等线" w:hAnsi="等线" w:cs="宋体"/>
                <w:color w:val="000000"/>
                <w:sz w:val="22"/>
                <w:szCs w:val="22"/>
              </w:rPr>
            </w:pPr>
            <w:ins w:id="469" w:author="赵 子文" w:date="2018-11-15T23:13:00Z">
              <w:r w:rsidRPr="00767BFF">
                <w:rPr>
                  <w:rFonts w:ascii="等线" w:eastAsia="等线" w:hAnsi="等线" w:cs="宋体" w:hint="eastAsia"/>
                  <w:color w:val="000000"/>
                  <w:sz w:val="22"/>
                  <w:szCs w:val="22"/>
                </w:rPr>
                <w:t>#</w:t>
              </w:r>
            </w:ins>
          </w:p>
        </w:tc>
        <w:tc>
          <w:tcPr>
            <w:tcW w:w="320" w:type="dxa"/>
            <w:tcBorders>
              <w:top w:val="nil"/>
              <w:left w:val="nil"/>
              <w:bottom w:val="single" w:sz="4" w:space="0" w:color="auto"/>
              <w:right w:val="single" w:sz="4" w:space="0" w:color="auto"/>
            </w:tcBorders>
            <w:shd w:val="clear" w:color="000000" w:fill="BDD7EE"/>
            <w:noWrap/>
            <w:vAlign w:val="center"/>
            <w:hideMark/>
          </w:tcPr>
          <w:p w14:paraId="729E25B4" w14:textId="77777777" w:rsidR="00767BFF" w:rsidRPr="00767BFF" w:rsidRDefault="00767BFF" w:rsidP="00300F3E">
            <w:pPr>
              <w:keepNext w:val="0"/>
              <w:spacing w:line="240" w:lineRule="auto"/>
              <w:ind w:firstLine="0"/>
              <w:jc w:val="center"/>
              <w:rPr>
                <w:ins w:id="470" w:author="赵 子文" w:date="2018-11-15T23:13:00Z"/>
                <w:rFonts w:ascii="等线" w:eastAsia="等线" w:hAnsi="等线" w:cs="宋体"/>
                <w:color w:val="000000"/>
                <w:sz w:val="22"/>
                <w:szCs w:val="22"/>
              </w:rPr>
            </w:pPr>
            <w:ins w:id="471" w:author="赵 子文" w:date="2018-11-15T23:13:00Z">
              <w:r w:rsidRPr="00767BFF">
                <w:rPr>
                  <w:rFonts w:ascii="等线" w:eastAsia="等线" w:hAnsi="等线" w:cs="宋体" w:hint="eastAsia"/>
                  <w:color w:val="000000"/>
                  <w:sz w:val="22"/>
                  <w:szCs w:val="22"/>
                </w:rPr>
                <w:t>#</w:t>
              </w:r>
            </w:ins>
          </w:p>
        </w:tc>
      </w:tr>
      <w:tr w:rsidR="00767BFF" w:rsidRPr="00767BFF" w14:paraId="026289A8" w14:textId="77777777" w:rsidTr="00767BFF">
        <w:trPr>
          <w:trHeight w:val="285"/>
          <w:ins w:id="472" w:author="赵 子文" w:date="2018-11-15T23:13:00Z"/>
        </w:trPr>
        <w:tc>
          <w:tcPr>
            <w:tcW w:w="400" w:type="dxa"/>
            <w:vMerge/>
            <w:tcBorders>
              <w:top w:val="nil"/>
              <w:left w:val="single" w:sz="4" w:space="0" w:color="auto"/>
              <w:bottom w:val="single" w:sz="4" w:space="0" w:color="auto"/>
              <w:right w:val="single" w:sz="4" w:space="0" w:color="auto"/>
            </w:tcBorders>
            <w:vAlign w:val="center"/>
            <w:hideMark/>
          </w:tcPr>
          <w:p w14:paraId="3F71D9B1" w14:textId="77777777" w:rsidR="00767BFF" w:rsidRPr="00767BFF" w:rsidRDefault="00767BFF" w:rsidP="00300F3E">
            <w:pPr>
              <w:keepNext w:val="0"/>
              <w:spacing w:line="240" w:lineRule="auto"/>
              <w:ind w:firstLine="0"/>
              <w:jc w:val="center"/>
              <w:rPr>
                <w:ins w:id="473" w:author="赵 子文" w:date="2018-11-15T23:13:00Z"/>
                <w:rFonts w:ascii="等线" w:eastAsia="等线" w:hAnsi="等线" w:cs="宋体"/>
                <w:color w:val="000000"/>
                <w:sz w:val="22"/>
                <w:szCs w:val="22"/>
              </w:rPr>
            </w:pPr>
          </w:p>
        </w:tc>
        <w:tc>
          <w:tcPr>
            <w:tcW w:w="2240" w:type="dxa"/>
            <w:tcBorders>
              <w:top w:val="nil"/>
              <w:left w:val="nil"/>
              <w:bottom w:val="single" w:sz="4" w:space="0" w:color="auto"/>
              <w:right w:val="single" w:sz="4" w:space="0" w:color="auto"/>
            </w:tcBorders>
            <w:shd w:val="clear" w:color="000000" w:fill="DDEBF7"/>
            <w:noWrap/>
            <w:vAlign w:val="center"/>
            <w:hideMark/>
          </w:tcPr>
          <w:p w14:paraId="0DB92DE0" w14:textId="77777777" w:rsidR="00767BFF" w:rsidRPr="00767BFF" w:rsidRDefault="00767BFF" w:rsidP="00300F3E">
            <w:pPr>
              <w:keepNext w:val="0"/>
              <w:spacing w:line="240" w:lineRule="auto"/>
              <w:ind w:firstLine="0"/>
              <w:jc w:val="center"/>
              <w:rPr>
                <w:ins w:id="474" w:author="赵 子文" w:date="2018-11-15T23:13:00Z"/>
                <w:rFonts w:ascii="等线" w:eastAsia="等线" w:hAnsi="等线" w:cs="宋体"/>
                <w:color w:val="000000"/>
                <w:sz w:val="22"/>
                <w:szCs w:val="22"/>
              </w:rPr>
            </w:pPr>
            <w:ins w:id="475" w:author="赵 子文" w:date="2018-11-15T23:13:00Z">
              <w:r w:rsidRPr="00767BFF">
                <w:rPr>
                  <w:rFonts w:ascii="等线" w:eastAsia="等线" w:hAnsi="等线" w:cs="宋体" w:hint="eastAsia"/>
                  <w:color w:val="000000"/>
                  <w:sz w:val="22"/>
                  <w:szCs w:val="22"/>
                </w:rPr>
                <w:t>门卫界面正确提示</w:t>
              </w:r>
            </w:ins>
          </w:p>
        </w:tc>
        <w:tc>
          <w:tcPr>
            <w:tcW w:w="300" w:type="dxa"/>
            <w:tcBorders>
              <w:top w:val="nil"/>
              <w:left w:val="nil"/>
              <w:bottom w:val="single" w:sz="4" w:space="0" w:color="auto"/>
              <w:right w:val="single" w:sz="4" w:space="0" w:color="auto"/>
            </w:tcBorders>
            <w:shd w:val="clear" w:color="000000" w:fill="BDD7EE"/>
            <w:noWrap/>
            <w:vAlign w:val="center"/>
            <w:hideMark/>
          </w:tcPr>
          <w:p w14:paraId="1421A44C" w14:textId="77777777" w:rsidR="00767BFF" w:rsidRPr="00767BFF" w:rsidRDefault="00767BFF" w:rsidP="00300F3E">
            <w:pPr>
              <w:keepNext w:val="0"/>
              <w:spacing w:line="240" w:lineRule="auto"/>
              <w:ind w:firstLine="0"/>
              <w:jc w:val="center"/>
              <w:rPr>
                <w:ins w:id="476" w:author="赵 子文" w:date="2018-11-15T23:13:00Z"/>
                <w:rFonts w:ascii="等线" w:eastAsia="等线" w:hAnsi="等线" w:cs="宋体"/>
                <w:color w:val="000000"/>
                <w:sz w:val="22"/>
                <w:szCs w:val="22"/>
              </w:rPr>
            </w:pPr>
            <w:ins w:id="477" w:author="赵 子文" w:date="2018-11-15T23:13:00Z">
              <w:r w:rsidRPr="00767BFF">
                <w:rPr>
                  <w:rFonts w:ascii="等线" w:eastAsia="等线" w:hAnsi="等线" w:cs="宋体" w:hint="eastAsia"/>
                  <w:color w:val="000000"/>
                  <w:sz w:val="22"/>
                  <w:szCs w:val="22"/>
                </w:rPr>
                <w:t>T</w:t>
              </w:r>
            </w:ins>
          </w:p>
        </w:tc>
        <w:tc>
          <w:tcPr>
            <w:tcW w:w="300" w:type="dxa"/>
            <w:tcBorders>
              <w:top w:val="nil"/>
              <w:left w:val="nil"/>
              <w:bottom w:val="single" w:sz="4" w:space="0" w:color="auto"/>
              <w:right w:val="single" w:sz="4" w:space="0" w:color="auto"/>
            </w:tcBorders>
            <w:shd w:val="clear" w:color="000000" w:fill="BDD7EE"/>
            <w:noWrap/>
            <w:vAlign w:val="center"/>
            <w:hideMark/>
          </w:tcPr>
          <w:p w14:paraId="69A8BABE" w14:textId="77777777" w:rsidR="00767BFF" w:rsidRPr="00767BFF" w:rsidRDefault="00767BFF" w:rsidP="00300F3E">
            <w:pPr>
              <w:keepNext w:val="0"/>
              <w:spacing w:line="240" w:lineRule="auto"/>
              <w:ind w:firstLine="0"/>
              <w:jc w:val="center"/>
              <w:rPr>
                <w:ins w:id="478" w:author="赵 子文" w:date="2018-11-15T23:13:00Z"/>
                <w:rFonts w:ascii="等线" w:eastAsia="等线" w:hAnsi="等线" w:cs="宋体"/>
                <w:color w:val="000000"/>
                <w:sz w:val="22"/>
                <w:szCs w:val="22"/>
              </w:rPr>
            </w:pPr>
            <w:ins w:id="479" w:author="赵 子文" w:date="2018-11-15T23:13:00Z">
              <w:r w:rsidRPr="00767BFF">
                <w:rPr>
                  <w:rFonts w:ascii="等线" w:eastAsia="等线" w:hAnsi="等线" w:cs="宋体" w:hint="eastAsia"/>
                  <w:color w:val="000000"/>
                  <w:sz w:val="22"/>
                  <w:szCs w:val="22"/>
                </w:rPr>
                <w:t>T</w:t>
              </w:r>
            </w:ins>
          </w:p>
        </w:tc>
        <w:tc>
          <w:tcPr>
            <w:tcW w:w="320" w:type="dxa"/>
            <w:tcBorders>
              <w:top w:val="nil"/>
              <w:left w:val="nil"/>
              <w:bottom w:val="single" w:sz="4" w:space="0" w:color="auto"/>
              <w:right w:val="single" w:sz="4" w:space="0" w:color="auto"/>
            </w:tcBorders>
            <w:shd w:val="clear" w:color="000000" w:fill="BDD7EE"/>
            <w:noWrap/>
            <w:vAlign w:val="center"/>
            <w:hideMark/>
          </w:tcPr>
          <w:p w14:paraId="091101A3" w14:textId="77777777" w:rsidR="00767BFF" w:rsidRPr="00767BFF" w:rsidRDefault="00767BFF" w:rsidP="00300F3E">
            <w:pPr>
              <w:keepNext w:val="0"/>
              <w:spacing w:line="240" w:lineRule="auto"/>
              <w:ind w:firstLine="0"/>
              <w:jc w:val="center"/>
              <w:rPr>
                <w:ins w:id="480" w:author="赵 子文" w:date="2018-11-15T23:13:00Z"/>
                <w:rFonts w:ascii="等线" w:eastAsia="等线" w:hAnsi="等线" w:cs="宋体"/>
                <w:color w:val="000000"/>
                <w:sz w:val="22"/>
                <w:szCs w:val="22"/>
              </w:rPr>
            </w:pPr>
            <w:ins w:id="481" w:author="赵 子文" w:date="2018-11-15T23:13:00Z">
              <w:r w:rsidRPr="00767BFF">
                <w:rPr>
                  <w:rFonts w:ascii="等线" w:eastAsia="等线" w:hAnsi="等线" w:cs="宋体" w:hint="eastAsia"/>
                  <w:color w:val="000000"/>
                  <w:sz w:val="22"/>
                  <w:szCs w:val="22"/>
                </w:rPr>
                <w:t>#</w:t>
              </w:r>
            </w:ins>
          </w:p>
        </w:tc>
        <w:tc>
          <w:tcPr>
            <w:tcW w:w="300" w:type="dxa"/>
            <w:tcBorders>
              <w:top w:val="nil"/>
              <w:left w:val="nil"/>
              <w:bottom w:val="single" w:sz="4" w:space="0" w:color="auto"/>
              <w:right w:val="single" w:sz="4" w:space="0" w:color="auto"/>
            </w:tcBorders>
            <w:shd w:val="clear" w:color="000000" w:fill="BDD7EE"/>
            <w:noWrap/>
            <w:vAlign w:val="center"/>
            <w:hideMark/>
          </w:tcPr>
          <w:p w14:paraId="6C78924B" w14:textId="77777777" w:rsidR="00767BFF" w:rsidRPr="00767BFF" w:rsidRDefault="00767BFF" w:rsidP="00300F3E">
            <w:pPr>
              <w:keepNext w:val="0"/>
              <w:spacing w:line="240" w:lineRule="auto"/>
              <w:ind w:firstLine="0"/>
              <w:jc w:val="center"/>
              <w:rPr>
                <w:ins w:id="482" w:author="赵 子文" w:date="2018-11-15T23:13:00Z"/>
                <w:rFonts w:ascii="等线" w:eastAsia="等线" w:hAnsi="等线" w:cs="宋体"/>
                <w:color w:val="000000"/>
                <w:sz w:val="22"/>
                <w:szCs w:val="22"/>
              </w:rPr>
            </w:pPr>
            <w:ins w:id="483" w:author="赵 子文" w:date="2018-11-15T23:13:00Z">
              <w:r w:rsidRPr="00767BFF">
                <w:rPr>
                  <w:rFonts w:ascii="等线" w:eastAsia="等线" w:hAnsi="等线" w:cs="宋体" w:hint="eastAsia"/>
                  <w:color w:val="000000"/>
                  <w:sz w:val="22"/>
                  <w:szCs w:val="22"/>
                </w:rPr>
                <w:t>#</w:t>
              </w:r>
            </w:ins>
          </w:p>
        </w:tc>
        <w:tc>
          <w:tcPr>
            <w:tcW w:w="320" w:type="dxa"/>
            <w:tcBorders>
              <w:top w:val="nil"/>
              <w:left w:val="nil"/>
              <w:bottom w:val="single" w:sz="4" w:space="0" w:color="auto"/>
              <w:right w:val="single" w:sz="4" w:space="0" w:color="auto"/>
            </w:tcBorders>
            <w:shd w:val="clear" w:color="000000" w:fill="BDD7EE"/>
            <w:noWrap/>
            <w:vAlign w:val="center"/>
            <w:hideMark/>
          </w:tcPr>
          <w:p w14:paraId="68913D68" w14:textId="77777777" w:rsidR="00767BFF" w:rsidRPr="00767BFF" w:rsidRDefault="00767BFF" w:rsidP="00300F3E">
            <w:pPr>
              <w:keepNext w:val="0"/>
              <w:spacing w:line="240" w:lineRule="auto"/>
              <w:ind w:firstLine="0"/>
              <w:jc w:val="center"/>
              <w:rPr>
                <w:ins w:id="484" w:author="赵 子文" w:date="2018-11-15T23:13:00Z"/>
                <w:rFonts w:ascii="等线" w:eastAsia="等线" w:hAnsi="等线" w:cs="宋体"/>
                <w:color w:val="000000"/>
                <w:sz w:val="22"/>
                <w:szCs w:val="22"/>
              </w:rPr>
            </w:pPr>
            <w:ins w:id="485"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26EDA9DB" w14:textId="77777777" w:rsidR="00767BFF" w:rsidRPr="00767BFF" w:rsidRDefault="00767BFF" w:rsidP="00300F3E">
            <w:pPr>
              <w:keepNext w:val="0"/>
              <w:spacing w:line="240" w:lineRule="auto"/>
              <w:ind w:firstLine="0"/>
              <w:jc w:val="center"/>
              <w:rPr>
                <w:ins w:id="486" w:author="赵 子文" w:date="2018-11-15T23:13:00Z"/>
                <w:rFonts w:ascii="等线" w:eastAsia="等线" w:hAnsi="等线" w:cs="宋体"/>
                <w:color w:val="000000"/>
                <w:sz w:val="22"/>
                <w:szCs w:val="22"/>
              </w:rPr>
            </w:pPr>
            <w:ins w:id="487"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0699FFB1" w14:textId="77777777" w:rsidR="00767BFF" w:rsidRPr="00767BFF" w:rsidRDefault="00767BFF" w:rsidP="00300F3E">
            <w:pPr>
              <w:keepNext w:val="0"/>
              <w:spacing w:line="240" w:lineRule="auto"/>
              <w:ind w:firstLine="0"/>
              <w:jc w:val="center"/>
              <w:rPr>
                <w:ins w:id="488" w:author="赵 子文" w:date="2018-11-15T23:13:00Z"/>
                <w:rFonts w:ascii="等线" w:eastAsia="等线" w:hAnsi="等线" w:cs="宋体"/>
                <w:color w:val="000000"/>
                <w:sz w:val="22"/>
                <w:szCs w:val="22"/>
              </w:rPr>
            </w:pPr>
            <w:ins w:id="489" w:author="赵 子文" w:date="2018-11-15T23:13:00Z">
              <w:r w:rsidRPr="00767BFF">
                <w:rPr>
                  <w:rFonts w:ascii="等线" w:eastAsia="等线" w:hAnsi="等线" w:cs="宋体" w:hint="eastAsia"/>
                  <w:color w:val="000000"/>
                  <w:sz w:val="22"/>
                  <w:szCs w:val="22"/>
                </w:rPr>
                <w:t>#</w:t>
              </w:r>
            </w:ins>
          </w:p>
        </w:tc>
        <w:tc>
          <w:tcPr>
            <w:tcW w:w="320" w:type="dxa"/>
            <w:tcBorders>
              <w:top w:val="nil"/>
              <w:left w:val="nil"/>
              <w:bottom w:val="single" w:sz="4" w:space="0" w:color="auto"/>
              <w:right w:val="single" w:sz="4" w:space="0" w:color="auto"/>
            </w:tcBorders>
            <w:shd w:val="clear" w:color="000000" w:fill="BDD7EE"/>
            <w:noWrap/>
            <w:vAlign w:val="center"/>
            <w:hideMark/>
          </w:tcPr>
          <w:p w14:paraId="5CF2E791" w14:textId="77777777" w:rsidR="00767BFF" w:rsidRPr="00767BFF" w:rsidRDefault="00767BFF" w:rsidP="00300F3E">
            <w:pPr>
              <w:keepNext w:val="0"/>
              <w:spacing w:line="240" w:lineRule="auto"/>
              <w:ind w:firstLine="0"/>
              <w:jc w:val="center"/>
              <w:rPr>
                <w:ins w:id="490" w:author="赵 子文" w:date="2018-11-15T23:13:00Z"/>
                <w:rFonts w:ascii="等线" w:eastAsia="等线" w:hAnsi="等线" w:cs="宋体"/>
                <w:color w:val="000000"/>
                <w:sz w:val="22"/>
                <w:szCs w:val="22"/>
              </w:rPr>
            </w:pPr>
            <w:ins w:id="491" w:author="赵 子文" w:date="2018-11-15T23:13:00Z">
              <w:r w:rsidRPr="00767BFF">
                <w:rPr>
                  <w:rFonts w:ascii="等线" w:eastAsia="等线" w:hAnsi="等线" w:cs="宋体" w:hint="eastAsia"/>
                  <w:color w:val="000000"/>
                  <w:sz w:val="22"/>
                  <w:szCs w:val="22"/>
                </w:rPr>
                <w:t>#</w:t>
              </w:r>
            </w:ins>
          </w:p>
        </w:tc>
        <w:tc>
          <w:tcPr>
            <w:tcW w:w="320" w:type="dxa"/>
            <w:tcBorders>
              <w:top w:val="nil"/>
              <w:left w:val="nil"/>
              <w:bottom w:val="single" w:sz="4" w:space="0" w:color="auto"/>
              <w:right w:val="single" w:sz="4" w:space="0" w:color="auto"/>
            </w:tcBorders>
            <w:shd w:val="clear" w:color="000000" w:fill="BDD7EE"/>
            <w:noWrap/>
            <w:vAlign w:val="center"/>
            <w:hideMark/>
          </w:tcPr>
          <w:p w14:paraId="6DAA7D57" w14:textId="77777777" w:rsidR="00767BFF" w:rsidRPr="00767BFF" w:rsidRDefault="00767BFF" w:rsidP="00300F3E">
            <w:pPr>
              <w:keepNext w:val="0"/>
              <w:spacing w:line="240" w:lineRule="auto"/>
              <w:ind w:firstLine="0"/>
              <w:jc w:val="center"/>
              <w:rPr>
                <w:ins w:id="492" w:author="赵 子文" w:date="2018-11-15T23:13:00Z"/>
                <w:rFonts w:ascii="等线" w:eastAsia="等线" w:hAnsi="等线" w:cs="宋体"/>
                <w:color w:val="000000"/>
                <w:sz w:val="22"/>
                <w:szCs w:val="22"/>
              </w:rPr>
            </w:pPr>
            <w:ins w:id="493" w:author="赵 子文" w:date="2018-11-15T23:13:00Z">
              <w:r w:rsidRPr="00767BFF">
                <w:rPr>
                  <w:rFonts w:ascii="等线" w:eastAsia="等线" w:hAnsi="等线" w:cs="宋体" w:hint="eastAsia"/>
                  <w:color w:val="000000"/>
                  <w:sz w:val="22"/>
                  <w:szCs w:val="22"/>
                </w:rPr>
                <w:t>#</w:t>
              </w:r>
            </w:ins>
          </w:p>
        </w:tc>
        <w:tc>
          <w:tcPr>
            <w:tcW w:w="320" w:type="dxa"/>
            <w:tcBorders>
              <w:top w:val="nil"/>
              <w:left w:val="nil"/>
              <w:bottom w:val="single" w:sz="4" w:space="0" w:color="auto"/>
              <w:right w:val="single" w:sz="4" w:space="0" w:color="auto"/>
            </w:tcBorders>
            <w:shd w:val="clear" w:color="000000" w:fill="BDD7EE"/>
            <w:noWrap/>
            <w:vAlign w:val="center"/>
            <w:hideMark/>
          </w:tcPr>
          <w:p w14:paraId="40976060" w14:textId="77777777" w:rsidR="00767BFF" w:rsidRPr="00767BFF" w:rsidRDefault="00767BFF" w:rsidP="00300F3E">
            <w:pPr>
              <w:keepNext w:val="0"/>
              <w:spacing w:line="240" w:lineRule="auto"/>
              <w:ind w:firstLine="0"/>
              <w:jc w:val="center"/>
              <w:rPr>
                <w:ins w:id="494" w:author="赵 子文" w:date="2018-11-15T23:13:00Z"/>
                <w:rFonts w:ascii="等线" w:eastAsia="等线" w:hAnsi="等线" w:cs="宋体"/>
                <w:color w:val="000000"/>
                <w:sz w:val="22"/>
                <w:szCs w:val="22"/>
              </w:rPr>
            </w:pPr>
            <w:ins w:id="495" w:author="赵 子文" w:date="2018-11-15T23:13:00Z">
              <w:r w:rsidRPr="00767BFF">
                <w:rPr>
                  <w:rFonts w:ascii="等线" w:eastAsia="等线" w:hAnsi="等线" w:cs="宋体" w:hint="eastAsia"/>
                  <w:color w:val="000000"/>
                  <w:sz w:val="22"/>
                  <w:szCs w:val="22"/>
                </w:rPr>
                <w:t>#</w:t>
              </w:r>
            </w:ins>
          </w:p>
        </w:tc>
        <w:tc>
          <w:tcPr>
            <w:tcW w:w="320" w:type="dxa"/>
            <w:tcBorders>
              <w:top w:val="nil"/>
              <w:left w:val="nil"/>
              <w:bottom w:val="single" w:sz="4" w:space="0" w:color="auto"/>
              <w:right w:val="single" w:sz="4" w:space="0" w:color="auto"/>
            </w:tcBorders>
            <w:shd w:val="clear" w:color="000000" w:fill="BDD7EE"/>
            <w:noWrap/>
            <w:vAlign w:val="center"/>
            <w:hideMark/>
          </w:tcPr>
          <w:p w14:paraId="0A5920C4" w14:textId="77777777" w:rsidR="00767BFF" w:rsidRPr="00767BFF" w:rsidRDefault="00767BFF" w:rsidP="00300F3E">
            <w:pPr>
              <w:keepNext w:val="0"/>
              <w:spacing w:line="240" w:lineRule="auto"/>
              <w:ind w:firstLine="0"/>
              <w:jc w:val="center"/>
              <w:rPr>
                <w:ins w:id="496" w:author="赵 子文" w:date="2018-11-15T23:13:00Z"/>
                <w:rFonts w:ascii="等线" w:eastAsia="等线" w:hAnsi="等线" w:cs="宋体"/>
                <w:color w:val="000000"/>
                <w:sz w:val="22"/>
                <w:szCs w:val="22"/>
              </w:rPr>
            </w:pPr>
            <w:ins w:id="497" w:author="赵 子文" w:date="2018-11-15T23:13:00Z">
              <w:r w:rsidRPr="00767BFF">
                <w:rPr>
                  <w:rFonts w:ascii="等线" w:eastAsia="等线" w:hAnsi="等线" w:cs="宋体" w:hint="eastAsia"/>
                  <w:color w:val="000000"/>
                  <w:sz w:val="22"/>
                  <w:szCs w:val="22"/>
                </w:rPr>
                <w:t>#</w:t>
              </w:r>
            </w:ins>
          </w:p>
        </w:tc>
        <w:tc>
          <w:tcPr>
            <w:tcW w:w="320" w:type="dxa"/>
            <w:tcBorders>
              <w:top w:val="nil"/>
              <w:left w:val="nil"/>
              <w:bottom w:val="single" w:sz="4" w:space="0" w:color="auto"/>
              <w:right w:val="single" w:sz="4" w:space="0" w:color="auto"/>
            </w:tcBorders>
            <w:shd w:val="clear" w:color="000000" w:fill="BDD7EE"/>
            <w:noWrap/>
            <w:vAlign w:val="center"/>
            <w:hideMark/>
          </w:tcPr>
          <w:p w14:paraId="184AA32C" w14:textId="77777777" w:rsidR="00767BFF" w:rsidRPr="00767BFF" w:rsidRDefault="00767BFF" w:rsidP="00300F3E">
            <w:pPr>
              <w:keepNext w:val="0"/>
              <w:spacing w:line="240" w:lineRule="auto"/>
              <w:ind w:firstLine="0"/>
              <w:jc w:val="center"/>
              <w:rPr>
                <w:ins w:id="498" w:author="赵 子文" w:date="2018-11-15T23:13:00Z"/>
                <w:rFonts w:ascii="等线" w:eastAsia="等线" w:hAnsi="等线" w:cs="宋体"/>
                <w:color w:val="000000"/>
                <w:sz w:val="22"/>
                <w:szCs w:val="22"/>
              </w:rPr>
            </w:pPr>
            <w:ins w:id="499" w:author="赵 子文" w:date="2018-11-15T23:13:00Z">
              <w:r w:rsidRPr="00767BFF">
                <w:rPr>
                  <w:rFonts w:ascii="等线" w:eastAsia="等线" w:hAnsi="等线" w:cs="宋体" w:hint="eastAsia"/>
                  <w:color w:val="000000"/>
                  <w:sz w:val="22"/>
                  <w:szCs w:val="22"/>
                </w:rPr>
                <w:t>#</w:t>
              </w:r>
            </w:ins>
          </w:p>
        </w:tc>
      </w:tr>
      <w:tr w:rsidR="00767BFF" w:rsidRPr="00767BFF" w14:paraId="0C5B2F36" w14:textId="77777777" w:rsidTr="00767BFF">
        <w:trPr>
          <w:trHeight w:val="285"/>
          <w:ins w:id="500" w:author="赵 子文" w:date="2018-11-15T23:13:00Z"/>
        </w:trPr>
        <w:tc>
          <w:tcPr>
            <w:tcW w:w="400" w:type="dxa"/>
            <w:vMerge/>
            <w:tcBorders>
              <w:top w:val="nil"/>
              <w:left w:val="single" w:sz="4" w:space="0" w:color="auto"/>
              <w:bottom w:val="single" w:sz="4" w:space="0" w:color="auto"/>
              <w:right w:val="single" w:sz="4" w:space="0" w:color="auto"/>
            </w:tcBorders>
            <w:vAlign w:val="center"/>
            <w:hideMark/>
          </w:tcPr>
          <w:p w14:paraId="1947AE20" w14:textId="77777777" w:rsidR="00767BFF" w:rsidRPr="00767BFF" w:rsidRDefault="00767BFF" w:rsidP="00300F3E">
            <w:pPr>
              <w:keepNext w:val="0"/>
              <w:spacing w:line="240" w:lineRule="auto"/>
              <w:ind w:firstLine="0"/>
              <w:jc w:val="center"/>
              <w:rPr>
                <w:ins w:id="501" w:author="赵 子文" w:date="2018-11-15T23:13:00Z"/>
                <w:rFonts w:ascii="等线" w:eastAsia="等线" w:hAnsi="等线" w:cs="宋体"/>
                <w:color w:val="000000"/>
                <w:sz w:val="22"/>
                <w:szCs w:val="22"/>
              </w:rPr>
            </w:pPr>
          </w:p>
        </w:tc>
        <w:tc>
          <w:tcPr>
            <w:tcW w:w="2240" w:type="dxa"/>
            <w:tcBorders>
              <w:top w:val="nil"/>
              <w:left w:val="nil"/>
              <w:bottom w:val="single" w:sz="4" w:space="0" w:color="auto"/>
              <w:right w:val="single" w:sz="4" w:space="0" w:color="auto"/>
            </w:tcBorders>
            <w:shd w:val="clear" w:color="000000" w:fill="DDEBF7"/>
            <w:noWrap/>
            <w:vAlign w:val="center"/>
            <w:hideMark/>
          </w:tcPr>
          <w:p w14:paraId="6DEFCF07" w14:textId="77777777" w:rsidR="00767BFF" w:rsidRPr="00767BFF" w:rsidRDefault="00767BFF" w:rsidP="00300F3E">
            <w:pPr>
              <w:keepNext w:val="0"/>
              <w:spacing w:line="240" w:lineRule="auto"/>
              <w:ind w:firstLine="0"/>
              <w:jc w:val="center"/>
              <w:rPr>
                <w:ins w:id="502" w:author="赵 子文" w:date="2018-11-15T23:13:00Z"/>
                <w:rFonts w:ascii="等线" w:eastAsia="等线" w:hAnsi="等线" w:cs="宋体"/>
                <w:color w:val="000000"/>
                <w:sz w:val="22"/>
                <w:szCs w:val="22"/>
              </w:rPr>
            </w:pPr>
            <w:ins w:id="503" w:author="赵 子文" w:date="2018-11-15T23:13:00Z">
              <w:r w:rsidRPr="00767BFF">
                <w:rPr>
                  <w:rFonts w:ascii="等线" w:eastAsia="等线" w:hAnsi="等线" w:cs="宋体" w:hint="eastAsia"/>
                  <w:color w:val="000000"/>
                  <w:sz w:val="22"/>
                  <w:szCs w:val="22"/>
                </w:rPr>
                <w:t>密码系统锁定</w:t>
              </w:r>
            </w:ins>
          </w:p>
        </w:tc>
        <w:tc>
          <w:tcPr>
            <w:tcW w:w="300" w:type="dxa"/>
            <w:tcBorders>
              <w:top w:val="nil"/>
              <w:left w:val="nil"/>
              <w:bottom w:val="single" w:sz="4" w:space="0" w:color="auto"/>
              <w:right w:val="single" w:sz="4" w:space="0" w:color="auto"/>
            </w:tcBorders>
            <w:shd w:val="clear" w:color="000000" w:fill="BDD7EE"/>
            <w:noWrap/>
            <w:vAlign w:val="center"/>
            <w:hideMark/>
          </w:tcPr>
          <w:p w14:paraId="23E62260" w14:textId="77777777" w:rsidR="00767BFF" w:rsidRPr="00767BFF" w:rsidRDefault="00767BFF" w:rsidP="00300F3E">
            <w:pPr>
              <w:keepNext w:val="0"/>
              <w:spacing w:line="240" w:lineRule="auto"/>
              <w:ind w:firstLine="0"/>
              <w:jc w:val="center"/>
              <w:rPr>
                <w:ins w:id="504" w:author="赵 子文" w:date="2018-11-15T23:13:00Z"/>
                <w:rFonts w:ascii="等线" w:eastAsia="等线" w:hAnsi="等线" w:cs="宋体"/>
                <w:color w:val="000000"/>
                <w:sz w:val="22"/>
                <w:szCs w:val="22"/>
              </w:rPr>
            </w:pPr>
            <w:ins w:id="505" w:author="赵 子文" w:date="2018-11-15T23:13:00Z">
              <w:r w:rsidRPr="00767BFF">
                <w:rPr>
                  <w:rFonts w:ascii="等线" w:eastAsia="等线" w:hAnsi="等线" w:cs="宋体" w:hint="eastAsia"/>
                  <w:color w:val="000000"/>
                  <w:sz w:val="22"/>
                  <w:szCs w:val="22"/>
                </w:rPr>
                <w:t>F</w:t>
              </w:r>
            </w:ins>
          </w:p>
        </w:tc>
        <w:tc>
          <w:tcPr>
            <w:tcW w:w="300" w:type="dxa"/>
            <w:tcBorders>
              <w:top w:val="nil"/>
              <w:left w:val="nil"/>
              <w:bottom w:val="single" w:sz="4" w:space="0" w:color="auto"/>
              <w:right w:val="single" w:sz="4" w:space="0" w:color="auto"/>
            </w:tcBorders>
            <w:shd w:val="clear" w:color="000000" w:fill="BDD7EE"/>
            <w:noWrap/>
            <w:vAlign w:val="center"/>
            <w:hideMark/>
          </w:tcPr>
          <w:p w14:paraId="4EC186D4" w14:textId="77777777" w:rsidR="00767BFF" w:rsidRPr="00767BFF" w:rsidRDefault="00767BFF" w:rsidP="00300F3E">
            <w:pPr>
              <w:keepNext w:val="0"/>
              <w:spacing w:line="240" w:lineRule="auto"/>
              <w:ind w:firstLine="0"/>
              <w:jc w:val="center"/>
              <w:rPr>
                <w:ins w:id="506" w:author="赵 子文" w:date="2018-11-15T23:13:00Z"/>
                <w:rFonts w:ascii="等线" w:eastAsia="等线" w:hAnsi="等线" w:cs="宋体"/>
                <w:color w:val="000000"/>
                <w:sz w:val="22"/>
                <w:szCs w:val="22"/>
              </w:rPr>
            </w:pPr>
            <w:ins w:id="507"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715E5791" w14:textId="77777777" w:rsidR="00767BFF" w:rsidRPr="00767BFF" w:rsidRDefault="00767BFF" w:rsidP="00300F3E">
            <w:pPr>
              <w:keepNext w:val="0"/>
              <w:spacing w:line="240" w:lineRule="auto"/>
              <w:ind w:firstLine="0"/>
              <w:jc w:val="center"/>
              <w:rPr>
                <w:ins w:id="508" w:author="赵 子文" w:date="2018-11-15T23:13:00Z"/>
                <w:rFonts w:ascii="等线" w:eastAsia="等线" w:hAnsi="等线" w:cs="宋体"/>
                <w:color w:val="000000"/>
                <w:sz w:val="22"/>
                <w:szCs w:val="22"/>
              </w:rPr>
            </w:pPr>
            <w:ins w:id="509" w:author="赵 子文" w:date="2018-11-15T23:13:00Z">
              <w:r w:rsidRPr="00767BFF">
                <w:rPr>
                  <w:rFonts w:ascii="等线" w:eastAsia="等线" w:hAnsi="等线" w:cs="宋体" w:hint="eastAsia"/>
                  <w:color w:val="000000"/>
                  <w:sz w:val="22"/>
                  <w:szCs w:val="22"/>
                </w:rPr>
                <w:t>#</w:t>
              </w:r>
            </w:ins>
          </w:p>
        </w:tc>
        <w:tc>
          <w:tcPr>
            <w:tcW w:w="300" w:type="dxa"/>
            <w:tcBorders>
              <w:top w:val="nil"/>
              <w:left w:val="nil"/>
              <w:bottom w:val="single" w:sz="4" w:space="0" w:color="auto"/>
              <w:right w:val="single" w:sz="4" w:space="0" w:color="auto"/>
            </w:tcBorders>
            <w:shd w:val="clear" w:color="000000" w:fill="BDD7EE"/>
            <w:noWrap/>
            <w:vAlign w:val="center"/>
            <w:hideMark/>
          </w:tcPr>
          <w:p w14:paraId="4B524CBD" w14:textId="77777777" w:rsidR="00767BFF" w:rsidRPr="00767BFF" w:rsidRDefault="00767BFF" w:rsidP="00300F3E">
            <w:pPr>
              <w:keepNext w:val="0"/>
              <w:spacing w:line="240" w:lineRule="auto"/>
              <w:ind w:firstLine="0"/>
              <w:jc w:val="center"/>
              <w:rPr>
                <w:ins w:id="510" w:author="赵 子文" w:date="2018-11-15T23:13:00Z"/>
                <w:rFonts w:ascii="等线" w:eastAsia="等线" w:hAnsi="等线" w:cs="宋体"/>
                <w:color w:val="000000"/>
                <w:sz w:val="22"/>
                <w:szCs w:val="22"/>
              </w:rPr>
            </w:pPr>
            <w:ins w:id="511" w:author="赵 子文" w:date="2018-11-15T23:13:00Z">
              <w:r w:rsidRPr="00767BFF">
                <w:rPr>
                  <w:rFonts w:ascii="等线" w:eastAsia="等线" w:hAnsi="等线" w:cs="宋体" w:hint="eastAsia"/>
                  <w:color w:val="000000"/>
                  <w:sz w:val="22"/>
                  <w:szCs w:val="22"/>
                </w:rPr>
                <w:t>#</w:t>
              </w:r>
            </w:ins>
          </w:p>
        </w:tc>
        <w:tc>
          <w:tcPr>
            <w:tcW w:w="320" w:type="dxa"/>
            <w:tcBorders>
              <w:top w:val="nil"/>
              <w:left w:val="nil"/>
              <w:bottom w:val="single" w:sz="4" w:space="0" w:color="auto"/>
              <w:right w:val="single" w:sz="4" w:space="0" w:color="auto"/>
            </w:tcBorders>
            <w:shd w:val="clear" w:color="000000" w:fill="BDD7EE"/>
            <w:noWrap/>
            <w:vAlign w:val="center"/>
            <w:hideMark/>
          </w:tcPr>
          <w:p w14:paraId="2F56BA44" w14:textId="77777777" w:rsidR="00767BFF" w:rsidRPr="00767BFF" w:rsidRDefault="00767BFF" w:rsidP="00300F3E">
            <w:pPr>
              <w:keepNext w:val="0"/>
              <w:spacing w:line="240" w:lineRule="auto"/>
              <w:ind w:firstLine="0"/>
              <w:jc w:val="center"/>
              <w:rPr>
                <w:ins w:id="512" w:author="赵 子文" w:date="2018-11-15T23:13:00Z"/>
                <w:rFonts w:ascii="等线" w:eastAsia="等线" w:hAnsi="等线" w:cs="宋体"/>
                <w:color w:val="000000"/>
                <w:sz w:val="22"/>
                <w:szCs w:val="22"/>
              </w:rPr>
            </w:pPr>
            <w:ins w:id="513"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2D3480BF" w14:textId="77777777" w:rsidR="00767BFF" w:rsidRPr="00767BFF" w:rsidRDefault="00767BFF" w:rsidP="00300F3E">
            <w:pPr>
              <w:keepNext w:val="0"/>
              <w:spacing w:line="240" w:lineRule="auto"/>
              <w:ind w:firstLine="0"/>
              <w:jc w:val="center"/>
              <w:rPr>
                <w:ins w:id="514" w:author="赵 子文" w:date="2018-11-15T23:13:00Z"/>
                <w:rFonts w:ascii="等线" w:eastAsia="等线" w:hAnsi="等线" w:cs="宋体"/>
                <w:color w:val="000000"/>
                <w:sz w:val="22"/>
                <w:szCs w:val="22"/>
              </w:rPr>
            </w:pPr>
            <w:ins w:id="515"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523BE226" w14:textId="77777777" w:rsidR="00767BFF" w:rsidRPr="00767BFF" w:rsidRDefault="00767BFF" w:rsidP="00300F3E">
            <w:pPr>
              <w:keepNext w:val="0"/>
              <w:spacing w:line="240" w:lineRule="auto"/>
              <w:ind w:firstLine="0"/>
              <w:jc w:val="center"/>
              <w:rPr>
                <w:ins w:id="516" w:author="赵 子文" w:date="2018-11-15T23:13:00Z"/>
                <w:rFonts w:ascii="等线" w:eastAsia="等线" w:hAnsi="等线" w:cs="宋体"/>
                <w:color w:val="000000"/>
                <w:sz w:val="22"/>
                <w:szCs w:val="22"/>
              </w:rPr>
            </w:pPr>
            <w:ins w:id="517" w:author="赵 子文" w:date="2018-11-15T23:13:00Z">
              <w:r w:rsidRPr="00767BFF">
                <w:rPr>
                  <w:rFonts w:ascii="等线" w:eastAsia="等线" w:hAnsi="等线" w:cs="宋体" w:hint="eastAsia"/>
                  <w:color w:val="000000"/>
                  <w:sz w:val="22"/>
                  <w:szCs w:val="22"/>
                </w:rPr>
                <w:t>#</w:t>
              </w:r>
            </w:ins>
          </w:p>
        </w:tc>
        <w:tc>
          <w:tcPr>
            <w:tcW w:w="320" w:type="dxa"/>
            <w:tcBorders>
              <w:top w:val="nil"/>
              <w:left w:val="nil"/>
              <w:bottom w:val="single" w:sz="4" w:space="0" w:color="auto"/>
              <w:right w:val="single" w:sz="4" w:space="0" w:color="auto"/>
            </w:tcBorders>
            <w:shd w:val="clear" w:color="000000" w:fill="BDD7EE"/>
            <w:noWrap/>
            <w:vAlign w:val="center"/>
            <w:hideMark/>
          </w:tcPr>
          <w:p w14:paraId="5E5F9F93" w14:textId="77777777" w:rsidR="00767BFF" w:rsidRPr="00767BFF" w:rsidRDefault="00767BFF" w:rsidP="00300F3E">
            <w:pPr>
              <w:keepNext w:val="0"/>
              <w:spacing w:line="240" w:lineRule="auto"/>
              <w:ind w:firstLine="0"/>
              <w:jc w:val="center"/>
              <w:rPr>
                <w:ins w:id="518" w:author="赵 子文" w:date="2018-11-15T23:13:00Z"/>
                <w:rFonts w:ascii="等线" w:eastAsia="等线" w:hAnsi="等线" w:cs="宋体"/>
                <w:color w:val="000000"/>
                <w:sz w:val="22"/>
                <w:szCs w:val="22"/>
              </w:rPr>
            </w:pPr>
            <w:ins w:id="519" w:author="赵 子文" w:date="2018-11-15T23:13:00Z">
              <w:r w:rsidRPr="00767BFF">
                <w:rPr>
                  <w:rFonts w:ascii="等线" w:eastAsia="等线" w:hAnsi="等线" w:cs="宋体" w:hint="eastAsia"/>
                  <w:color w:val="000000"/>
                  <w:sz w:val="22"/>
                  <w:szCs w:val="22"/>
                </w:rPr>
                <w:t>#</w:t>
              </w:r>
            </w:ins>
          </w:p>
        </w:tc>
        <w:tc>
          <w:tcPr>
            <w:tcW w:w="320" w:type="dxa"/>
            <w:tcBorders>
              <w:top w:val="nil"/>
              <w:left w:val="nil"/>
              <w:bottom w:val="single" w:sz="4" w:space="0" w:color="auto"/>
              <w:right w:val="single" w:sz="4" w:space="0" w:color="auto"/>
            </w:tcBorders>
            <w:shd w:val="clear" w:color="000000" w:fill="BDD7EE"/>
            <w:noWrap/>
            <w:vAlign w:val="center"/>
            <w:hideMark/>
          </w:tcPr>
          <w:p w14:paraId="1579A717" w14:textId="77777777" w:rsidR="00767BFF" w:rsidRPr="00767BFF" w:rsidRDefault="00767BFF" w:rsidP="00300F3E">
            <w:pPr>
              <w:keepNext w:val="0"/>
              <w:spacing w:line="240" w:lineRule="auto"/>
              <w:ind w:firstLine="0"/>
              <w:jc w:val="center"/>
              <w:rPr>
                <w:ins w:id="520" w:author="赵 子文" w:date="2018-11-15T23:13:00Z"/>
                <w:rFonts w:ascii="等线" w:eastAsia="等线" w:hAnsi="等线" w:cs="宋体"/>
                <w:color w:val="000000"/>
                <w:sz w:val="22"/>
                <w:szCs w:val="22"/>
              </w:rPr>
            </w:pPr>
            <w:ins w:id="521" w:author="赵 子文" w:date="2018-11-15T23:13:00Z">
              <w:r w:rsidRPr="00767BFF">
                <w:rPr>
                  <w:rFonts w:ascii="等线" w:eastAsia="等线" w:hAnsi="等线" w:cs="宋体" w:hint="eastAsia"/>
                  <w:color w:val="000000"/>
                  <w:sz w:val="22"/>
                  <w:szCs w:val="22"/>
                </w:rPr>
                <w:t>#</w:t>
              </w:r>
            </w:ins>
          </w:p>
        </w:tc>
        <w:tc>
          <w:tcPr>
            <w:tcW w:w="320" w:type="dxa"/>
            <w:tcBorders>
              <w:top w:val="nil"/>
              <w:left w:val="nil"/>
              <w:bottom w:val="single" w:sz="4" w:space="0" w:color="auto"/>
              <w:right w:val="single" w:sz="4" w:space="0" w:color="auto"/>
            </w:tcBorders>
            <w:shd w:val="clear" w:color="000000" w:fill="BDD7EE"/>
            <w:noWrap/>
            <w:vAlign w:val="center"/>
            <w:hideMark/>
          </w:tcPr>
          <w:p w14:paraId="770BEB47" w14:textId="77777777" w:rsidR="00767BFF" w:rsidRPr="00767BFF" w:rsidRDefault="00767BFF" w:rsidP="00300F3E">
            <w:pPr>
              <w:keepNext w:val="0"/>
              <w:spacing w:line="240" w:lineRule="auto"/>
              <w:ind w:firstLine="0"/>
              <w:jc w:val="center"/>
              <w:rPr>
                <w:ins w:id="522" w:author="赵 子文" w:date="2018-11-15T23:13:00Z"/>
                <w:rFonts w:ascii="等线" w:eastAsia="等线" w:hAnsi="等线" w:cs="宋体"/>
                <w:color w:val="000000"/>
                <w:sz w:val="22"/>
                <w:szCs w:val="22"/>
              </w:rPr>
            </w:pPr>
            <w:ins w:id="523" w:author="赵 子文" w:date="2018-11-15T23:13:00Z">
              <w:r w:rsidRPr="00767BFF">
                <w:rPr>
                  <w:rFonts w:ascii="等线" w:eastAsia="等线" w:hAnsi="等线" w:cs="宋体" w:hint="eastAsia"/>
                  <w:color w:val="000000"/>
                  <w:sz w:val="22"/>
                  <w:szCs w:val="22"/>
                </w:rPr>
                <w:t>#</w:t>
              </w:r>
            </w:ins>
          </w:p>
        </w:tc>
        <w:tc>
          <w:tcPr>
            <w:tcW w:w="320" w:type="dxa"/>
            <w:tcBorders>
              <w:top w:val="nil"/>
              <w:left w:val="nil"/>
              <w:bottom w:val="single" w:sz="4" w:space="0" w:color="auto"/>
              <w:right w:val="single" w:sz="4" w:space="0" w:color="auto"/>
            </w:tcBorders>
            <w:shd w:val="clear" w:color="000000" w:fill="BDD7EE"/>
            <w:noWrap/>
            <w:vAlign w:val="center"/>
            <w:hideMark/>
          </w:tcPr>
          <w:p w14:paraId="1F4DFF67" w14:textId="77777777" w:rsidR="00767BFF" w:rsidRPr="00767BFF" w:rsidRDefault="00767BFF" w:rsidP="00300F3E">
            <w:pPr>
              <w:keepNext w:val="0"/>
              <w:spacing w:line="240" w:lineRule="auto"/>
              <w:ind w:firstLine="0"/>
              <w:jc w:val="center"/>
              <w:rPr>
                <w:ins w:id="524" w:author="赵 子文" w:date="2018-11-15T23:13:00Z"/>
                <w:rFonts w:ascii="等线" w:eastAsia="等线" w:hAnsi="等线" w:cs="宋体"/>
                <w:color w:val="000000"/>
                <w:sz w:val="22"/>
                <w:szCs w:val="22"/>
              </w:rPr>
            </w:pPr>
            <w:ins w:id="525" w:author="赵 子文" w:date="2018-11-15T23:13:00Z">
              <w:r w:rsidRPr="00767BFF">
                <w:rPr>
                  <w:rFonts w:ascii="等线" w:eastAsia="等线" w:hAnsi="等线" w:cs="宋体" w:hint="eastAsia"/>
                  <w:color w:val="000000"/>
                  <w:sz w:val="22"/>
                  <w:szCs w:val="22"/>
                </w:rPr>
                <w:t>T</w:t>
              </w:r>
            </w:ins>
          </w:p>
        </w:tc>
        <w:tc>
          <w:tcPr>
            <w:tcW w:w="320" w:type="dxa"/>
            <w:tcBorders>
              <w:top w:val="nil"/>
              <w:left w:val="nil"/>
              <w:bottom w:val="single" w:sz="4" w:space="0" w:color="auto"/>
              <w:right w:val="single" w:sz="4" w:space="0" w:color="auto"/>
            </w:tcBorders>
            <w:shd w:val="clear" w:color="000000" w:fill="BDD7EE"/>
            <w:noWrap/>
            <w:vAlign w:val="center"/>
            <w:hideMark/>
          </w:tcPr>
          <w:p w14:paraId="0E4BC898" w14:textId="77777777" w:rsidR="00767BFF" w:rsidRPr="00767BFF" w:rsidRDefault="00767BFF" w:rsidP="00300F3E">
            <w:pPr>
              <w:keepNext w:val="0"/>
              <w:spacing w:line="240" w:lineRule="auto"/>
              <w:ind w:firstLine="0"/>
              <w:jc w:val="center"/>
              <w:rPr>
                <w:ins w:id="526" w:author="赵 子文" w:date="2018-11-15T23:13:00Z"/>
                <w:rFonts w:ascii="等线" w:eastAsia="等线" w:hAnsi="等线" w:cs="宋体"/>
                <w:color w:val="000000"/>
                <w:sz w:val="22"/>
                <w:szCs w:val="22"/>
              </w:rPr>
            </w:pPr>
            <w:ins w:id="527" w:author="赵 子文" w:date="2018-11-15T23:13:00Z">
              <w:r w:rsidRPr="00767BFF">
                <w:rPr>
                  <w:rFonts w:ascii="等线" w:eastAsia="等线" w:hAnsi="等线" w:cs="宋体" w:hint="eastAsia"/>
                  <w:color w:val="000000"/>
                  <w:sz w:val="22"/>
                  <w:szCs w:val="22"/>
                </w:rPr>
                <w:t>T</w:t>
              </w:r>
            </w:ins>
          </w:p>
        </w:tc>
      </w:tr>
      <w:tr w:rsidR="00767BFF" w:rsidRPr="00767BFF" w14:paraId="53309852" w14:textId="77777777" w:rsidTr="00767BFF">
        <w:trPr>
          <w:trHeight w:val="285"/>
          <w:ins w:id="528" w:author="赵 子文" w:date="2018-11-15T23:13:00Z"/>
        </w:trPr>
        <w:tc>
          <w:tcPr>
            <w:tcW w:w="400" w:type="dxa"/>
            <w:vMerge/>
            <w:tcBorders>
              <w:top w:val="nil"/>
              <w:left w:val="single" w:sz="4" w:space="0" w:color="auto"/>
              <w:bottom w:val="single" w:sz="4" w:space="0" w:color="auto"/>
              <w:right w:val="single" w:sz="4" w:space="0" w:color="auto"/>
            </w:tcBorders>
            <w:vAlign w:val="center"/>
            <w:hideMark/>
          </w:tcPr>
          <w:p w14:paraId="212EE2BE" w14:textId="77777777" w:rsidR="00767BFF" w:rsidRPr="00767BFF" w:rsidRDefault="00767BFF" w:rsidP="00300F3E">
            <w:pPr>
              <w:keepNext w:val="0"/>
              <w:spacing w:line="240" w:lineRule="auto"/>
              <w:ind w:firstLine="0"/>
              <w:jc w:val="center"/>
              <w:rPr>
                <w:ins w:id="529" w:author="赵 子文" w:date="2018-11-15T23:13:00Z"/>
                <w:rFonts w:ascii="等线" w:eastAsia="等线" w:hAnsi="等线" w:cs="宋体"/>
                <w:color w:val="000000"/>
                <w:sz w:val="22"/>
                <w:szCs w:val="22"/>
              </w:rPr>
            </w:pPr>
          </w:p>
        </w:tc>
        <w:tc>
          <w:tcPr>
            <w:tcW w:w="2240" w:type="dxa"/>
            <w:tcBorders>
              <w:top w:val="nil"/>
              <w:left w:val="nil"/>
              <w:bottom w:val="single" w:sz="4" w:space="0" w:color="auto"/>
              <w:right w:val="single" w:sz="4" w:space="0" w:color="auto"/>
            </w:tcBorders>
            <w:shd w:val="clear" w:color="000000" w:fill="DDEBF7"/>
            <w:noWrap/>
            <w:vAlign w:val="center"/>
            <w:hideMark/>
          </w:tcPr>
          <w:p w14:paraId="1EBD4860" w14:textId="77777777" w:rsidR="00767BFF" w:rsidRPr="00767BFF" w:rsidRDefault="00767BFF" w:rsidP="00300F3E">
            <w:pPr>
              <w:keepNext w:val="0"/>
              <w:spacing w:line="240" w:lineRule="auto"/>
              <w:ind w:firstLine="0"/>
              <w:jc w:val="center"/>
              <w:rPr>
                <w:ins w:id="530" w:author="赵 子文" w:date="2018-11-15T23:13:00Z"/>
                <w:rFonts w:ascii="等线" w:eastAsia="等线" w:hAnsi="等线" w:cs="宋体"/>
                <w:color w:val="000000"/>
                <w:sz w:val="22"/>
                <w:szCs w:val="22"/>
              </w:rPr>
            </w:pPr>
            <w:ins w:id="531" w:author="赵 子文" w:date="2018-11-15T23:13:00Z">
              <w:r w:rsidRPr="00767BFF">
                <w:rPr>
                  <w:rFonts w:ascii="等线" w:eastAsia="等线" w:hAnsi="等线" w:cs="宋体" w:hint="eastAsia"/>
                  <w:color w:val="000000"/>
                  <w:sz w:val="22"/>
                  <w:szCs w:val="22"/>
                </w:rPr>
                <w:t>锁定时间指数型增长</w:t>
              </w:r>
            </w:ins>
          </w:p>
        </w:tc>
        <w:tc>
          <w:tcPr>
            <w:tcW w:w="300" w:type="dxa"/>
            <w:tcBorders>
              <w:top w:val="nil"/>
              <w:left w:val="nil"/>
              <w:bottom w:val="single" w:sz="4" w:space="0" w:color="auto"/>
              <w:right w:val="single" w:sz="4" w:space="0" w:color="auto"/>
            </w:tcBorders>
            <w:shd w:val="clear" w:color="000000" w:fill="BDD7EE"/>
            <w:noWrap/>
            <w:vAlign w:val="center"/>
            <w:hideMark/>
          </w:tcPr>
          <w:p w14:paraId="5E8E4AF0" w14:textId="77777777" w:rsidR="00767BFF" w:rsidRPr="00767BFF" w:rsidRDefault="00767BFF" w:rsidP="00300F3E">
            <w:pPr>
              <w:keepNext w:val="0"/>
              <w:spacing w:line="240" w:lineRule="auto"/>
              <w:ind w:firstLine="0"/>
              <w:jc w:val="center"/>
              <w:rPr>
                <w:ins w:id="532" w:author="赵 子文" w:date="2018-11-15T23:13:00Z"/>
                <w:rFonts w:ascii="等线" w:eastAsia="等线" w:hAnsi="等线" w:cs="宋体"/>
                <w:color w:val="000000"/>
                <w:sz w:val="22"/>
                <w:szCs w:val="22"/>
              </w:rPr>
            </w:pPr>
            <w:ins w:id="533" w:author="赵 子文" w:date="2018-11-15T23:13:00Z">
              <w:r w:rsidRPr="00767BFF">
                <w:rPr>
                  <w:rFonts w:ascii="等线" w:eastAsia="等线" w:hAnsi="等线" w:cs="宋体" w:hint="eastAsia"/>
                  <w:color w:val="000000"/>
                  <w:sz w:val="22"/>
                  <w:szCs w:val="22"/>
                </w:rPr>
                <w:t>F</w:t>
              </w:r>
            </w:ins>
          </w:p>
        </w:tc>
        <w:tc>
          <w:tcPr>
            <w:tcW w:w="300" w:type="dxa"/>
            <w:tcBorders>
              <w:top w:val="nil"/>
              <w:left w:val="nil"/>
              <w:bottom w:val="single" w:sz="4" w:space="0" w:color="auto"/>
              <w:right w:val="single" w:sz="4" w:space="0" w:color="auto"/>
            </w:tcBorders>
            <w:shd w:val="clear" w:color="000000" w:fill="BDD7EE"/>
            <w:noWrap/>
            <w:vAlign w:val="center"/>
            <w:hideMark/>
          </w:tcPr>
          <w:p w14:paraId="13DDBEA5" w14:textId="77777777" w:rsidR="00767BFF" w:rsidRPr="00767BFF" w:rsidRDefault="00767BFF" w:rsidP="00300F3E">
            <w:pPr>
              <w:keepNext w:val="0"/>
              <w:spacing w:line="240" w:lineRule="auto"/>
              <w:ind w:firstLine="0"/>
              <w:jc w:val="center"/>
              <w:rPr>
                <w:ins w:id="534" w:author="赵 子文" w:date="2018-11-15T23:13:00Z"/>
                <w:rFonts w:ascii="等线" w:eastAsia="等线" w:hAnsi="等线" w:cs="宋体"/>
                <w:color w:val="000000"/>
                <w:sz w:val="22"/>
                <w:szCs w:val="22"/>
              </w:rPr>
            </w:pPr>
            <w:ins w:id="535"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3CE7712B" w14:textId="77777777" w:rsidR="00767BFF" w:rsidRPr="00767BFF" w:rsidRDefault="00767BFF" w:rsidP="00300F3E">
            <w:pPr>
              <w:keepNext w:val="0"/>
              <w:spacing w:line="240" w:lineRule="auto"/>
              <w:ind w:firstLine="0"/>
              <w:jc w:val="center"/>
              <w:rPr>
                <w:ins w:id="536" w:author="赵 子文" w:date="2018-11-15T23:13:00Z"/>
                <w:rFonts w:ascii="等线" w:eastAsia="等线" w:hAnsi="等线" w:cs="宋体"/>
                <w:color w:val="000000"/>
                <w:sz w:val="22"/>
                <w:szCs w:val="22"/>
              </w:rPr>
            </w:pPr>
            <w:ins w:id="537" w:author="赵 子文" w:date="2018-11-15T23:13:00Z">
              <w:r w:rsidRPr="00767BFF">
                <w:rPr>
                  <w:rFonts w:ascii="等线" w:eastAsia="等线" w:hAnsi="等线" w:cs="宋体" w:hint="eastAsia"/>
                  <w:color w:val="000000"/>
                  <w:sz w:val="22"/>
                  <w:szCs w:val="22"/>
                </w:rPr>
                <w:t>#</w:t>
              </w:r>
            </w:ins>
          </w:p>
        </w:tc>
        <w:tc>
          <w:tcPr>
            <w:tcW w:w="300" w:type="dxa"/>
            <w:tcBorders>
              <w:top w:val="nil"/>
              <w:left w:val="nil"/>
              <w:bottom w:val="single" w:sz="4" w:space="0" w:color="auto"/>
              <w:right w:val="single" w:sz="4" w:space="0" w:color="auto"/>
            </w:tcBorders>
            <w:shd w:val="clear" w:color="000000" w:fill="BDD7EE"/>
            <w:noWrap/>
            <w:vAlign w:val="center"/>
            <w:hideMark/>
          </w:tcPr>
          <w:p w14:paraId="15ED656D" w14:textId="77777777" w:rsidR="00767BFF" w:rsidRPr="00767BFF" w:rsidRDefault="00767BFF" w:rsidP="00300F3E">
            <w:pPr>
              <w:keepNext w:val="0"/>
              <w:spacing w:line="240" w:lineRule="auto"/>
              <w:ind w:firstLine="0"/>
              <w:jc w:val="center"/>
              <w:rPr>
                <w:ins w:id="538" w:author="赵 子文" w:date="2018-11-15T23:13:00Z"/>
                <w:rFonts w:ascii="等线" w:eastAsia="等线" w:hAnsi="等线" w:cs="宋体"/>
                <w:color w:val="000000"/>
                <w:sz w:val="22"/>
                <w:szCs w:val="22"/>
              </w:rPr>
            </w:pPr>
            <w:ins w:id="539" w:author="赵 子文" w:date="2018-11-15T23:13:00Z">
              <w:r w:rsidRPr="00767BFF">
                <w:rPr>
                  <w:rFonts w:ascii="等线" w:eastAsia="等线" w:hAnsi="等线" w:cs="宋体" w:hint="eastAsia"/>
                  <w:color w:val="000000"/>
                  <w:sz w:val="22"/>
                  <w:szCs w:val="22"/>
                </w:rPr>
                <w:t>#</w:t>
              </w:r>
            </w:ins>
          </w:p>
        </w:tc>
        <w:tc>
          <w:tcPr>
            <w:tcW w:w="320" w:type="dxa"/>
            <w:tcBorders>
              <w:top w:val="nil"/>
              <w:left w:val="nil"/>
              <w:bottom w:val="single" w:sz="4" w:space="0" w:color="auto"/>
              <w:right w:val="single" w:sz="4" w:space="0" w:color="auto"/>
            </w:tcBorders>
            <w:shd w:val="clear" w:color="000000" w:fill="BDD7EE"/>
            <w:noWrap/>
            <w:vAlign w:val="center"/>
            <w:hideMark/>
          </w:tcPr>
          <w:p w14:paraId="4F58C22A" w14:textId="77777777" w:rsidR="00767BFF" w:rsidRPr="00767BFF" w:rsidRDefault="00767BFF" w:rsidP="00300F3E">
            <w:pPr>
              <w:keepNext w:val="0"/>
              <w:spacing w:line="240" w:lineRule="auto"/>
              <w:ind w:firstLine="0"/>
              <w:jc w:val="center"/>
              <w:rPr>
                <w:ins w:id="540" w:author="赵 子文" w:date="2018-11-15T23:13:00Z"/>
                <w:rFonts w:ascii="等线" w:eastAsia="等线" w:hAnsi="等线" w:cs="宋体"/>
                <w:color w:val="000000"/>
                <w:sz w:val="22"/>
                <w:szCs w:val="22"/>
              </w:rPr>
            </w:pPr>
            <w:ins w:id="541"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1B1DAE9C" w14:textId="77777777" w:rsidR="00767BFF" w:rsidRPr="00767BFF" w:rsidRDefault="00767BFF" w:rsidP="00300F3E">
            <w:pPr>
              <w:keepNext w:val="0"/>
              <w:spacing w:line="240" w:lineRule="auto"/>
              <w:ind w:firstLine="0"/>
              <w:jc w:val="center"/>
              <w:rPr>
                <w:ins w:id="542" w:author="赵 子文" w:date="2018-11-15T23:13:00Z"/>
                <w:rFonts w:ascii="等线" w:eastAsia="等线" w:hAnsi="等线" w:cs="宋体"/>
                <w:color w:val="000000"/>
                <w:sz w:val="22"/>
                <w:szCs w:val="22"/>
              </w:rPr>
            </w:pPr>
            <w:ins w:id="543"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5CC058FB" w14:textId="77777777" w:rsidR="00767BFF" w:rsidRPr="00767BFF" w:rsidRDefault="00767BFF" w:rsidP="00300F3E">
            <w:pPr>
              <w:keepNext w:val="0"/>
              <w:spacing w:line="240" w:lineRule="auto"/>
              <w:ind w:firstLine="0"/>
              <w:jc w:val="center"/>
              <w:rPr>
                <w:ins w:id="544" w:author="赵 子文" w:date="2018-11-15T23:13:00Z"/>
                <w:rFonts w:ascii="等线" w:eastAsia="等线" w:hAnsi="等线" w:cs="宋体"/>
                <w:color w:val="000000"/>
                <w:sz w:val="22"/>
                <w:szCs w:val="22"/>
              </w:rPr>
            </w:pPr>
            <w:ins w:id="545" w:author="赵 子文" w:date="2018-11-15T23:13:00Z">
              <w:r w:rsidRPr="00767BFF">
                <w:rPr>
                  <w:rFonts w:ascii="等线" w:eastAsia="等线" w:hAnsi="等线" w:cs="宋体" w:hint="eastAsia"/>
                  <w:color w:val="000000"/>
                  <w:sz w:val="22"/>
                  <w:szCs w:val="22"/>
                </w:rPr>
                <w:t>#</w:t>
              </w:r>
            </w:ins>
          </w:p>
        </w:tc>
        <w:tc>
          <w:tcPr>
            <w:tcW w:w="320" w:type="dxa"/>
            <w:tcBorders>
              <w:top w:val="nil"/>
              <w:left w:val="nil"/>
              <w:bottom w:val="single" w:sz="4" w:space="0" w:color="auto"/>
              <w:right w:val="single" w:sz="4" w:space="0" w:color="auto"/>
            </w:tcBorders>
            <w:shd w:val="clear" w:color="000000" w:fill="BDD7EE"/>
            <w:noWrap/>
            <w:vAlign w:val="center"/>
            <w:hideMark/>
          </w:tcPr>
          <w:p w14:paraId="5A228BDE" w14:textId="77777777" w:rsidR="00767BFF" w:rsidRPr="00767BFF" w:rsidRDefault="00767BFF" w:rsidP="00300F3E">
            <w:pPr>
              <w:keepNext w:val="0"/>
              <w:spacing w:line="240" w:lineRule="auto"/>
              <w:ind w:firstLine="0"/>
              <w:jc w:val="center"/>
              <w:rPr>
                <w:ins w:id="546" w:author="赵 子文" w:date="2018-11-15T23:13:00Z"/>
                <w:rFonts w:ascii="等线" w:eastAsia="等线" w:hAnsi="等线" w:cs="宋体"/>
                <w:color w:val="000000"/>
                <w:sz w:val="22"/>
                <w:szCs w:val="22"/>
              </w:rPr>
            </w:pPr>
            <w:ins w:id="547" w:author="赵 子文" w:date="2018-11-15T23:13:00Z">
              <w:r w:rsidRPr="00767BFF">
                <w:rPr>
                  <w:rFonts w:ascii="等线" w:eastAsia="等线" w:hAnsi="等线" w:cs="宋体" w:hint="eastAsia"/>
                  <w:color w:val="000000"/>
                  <w:sz w:val="22"/>
                  <w:szCs w:val="22"/>
                </w:rPr>
                <w:t>#</w:t>
              </w:r>
            </w:ins>
          </w:p>
        </w:tc>
        <w:tc>
          <w:tcPr>
            <w:tcW w:w="320" w:type="dxa"/>
            <w:tcBorders>
              <w:top w:val="nil"/>
              <w:left w:val="nil"/>
              <w:bottom w:val="single" w:sz="4" w:space="0" w:color="auto"/>
              <w:right w:val="single" w:sz="4" w:space="0" w:color="auto"/>
            </w:tcBorders>
            <w:shd w:val="clear" w:color="000000" w:fill="BDD7EE"/>
            <w:noWrap/>
            <w:vAlign w:val="center"/>
            <w:hideMark/>
          </w:tcPr>
          <w:p w14:paraId="7A5CB90F" w14:textId="77777777" w:rsidR="00767BFF" w:rsidRPr="00767BFF" w:rsidRDefault="00767BFF" w:rsidP="00300F3E">
            <w:pPr>
              <w:keepNext w:val="0"/>
              <w:spacing w:line="240" w:lineRule="auto"/>
              <w:ind w:firstLine="0"/>
              <w:jc w:val="center"/>
              <w:rPr>
                <w:ins w:id="548" w:author="赵 子文" w:date="2018-11-15T23:13:00Z"/>
                <w:rFonts w:ascii="等线" w:eastAsia="等线" w:hAnsi="等线" w:cs="宋体"/>
                <w:color w:val="000000"/>
                <w:sz w:val="22"/>
                <w:szCs w:val="22"/>
              </w:rPr>
            </w:pPr>
            <w:ins w:id="549" w:author="赵 子文" w:date="2018-11-15T23:13:00Z">
              <w:r w:rsidRPr="00767BFF">
                <w:rPr>
                  <w:rFonts w:ascii="等线" w:eastAsia="等线" w:hAnsi="等线" w:cs="宋体" w:hint="eastAsia"/>
                  <w:color w:val="000000"/>
                  <w:sz w:val="22"/>
                  <w:szCs w:val="22"/>
                </w:rPr>
                <w:t>#</w:t>
              </w:r>
            </w:ins>
          </w:p>
        </w:tc>
        <w:tc>
          <w:tcPr>
            <w:tcW w:w="320" w:type="dxa"/>
            <w:tcBorders>
              <w:top w:val="nil"/>
              <w:left w:val="nil"/>
              <w:bottom w:val="single" w:sz="4" w:space="0" w:color="auto"/>
              <w:right w:val="single" w:sz="4" w:space="0" w:color="auto"/>
            </w:tcBorders>
            <w:shd w:val="clear" w:color="000000" w:fill="BDD7EE"/>
            <w:noWrap/>
            <w:vAlign w:val="center"/>
            <w:hideMark/>
          </w:tcPr>
          <w:p w14:paraId="5234667D" w14:textId="77777777" w:rsidR="00767BFF" w:rsidRPr="00767BFF" w:rsidRDefault="00767BFF" w:rsidP="00300F3E">
            <w:pPr>
              <w:keepNext w:val="0"/>
              <w:spacing w:line="240" w:lineRule="auto"/>
              <w:ind w:firstLine="0"/>
              <w:jc w:val="center"/>
              <w:rPr>
                <w:ins w:id="550" w:author="赵 子文" w:date="2018-11-15T23:13:00Z"/>
                <w:rFonts w:ascii="等线" w:eastAsia="等线" w:hAnsi="等线" w:cs="宋体"/>
                <w:color w:val="000000"/>
                <w:sz w:val="22"/>
                <w:szCs w:val="22"/>
              </w:rPr>
            </w:pPr>
            <w:ins w:id="551" w:author="赵 子文" w:date="2018-11-15T23:13:00Z">
              <w:r w:rsidRPr="00767BFF">
                <w:rPr>
                  <w:rFonts w:ascii="等线" w:eastAsia="等线" w:hAnsi="等线" w:cs="宋体" w:hint="eastAsia"/>
                  <w:color w:val="000000"/>
                  <w:sz w:val="22"/>
                  <w:szCs w:val="22"/>
                </w:rPr>
                <w:t>#</w:t>
              </w:r>
            </w:ins>
          </w:p>
        </w:tc>
        <w:tc>
          <w:tcPr>
            <w:tcW w:w="320" w:type="dxa"/>
            <w:tcBorders>
              <w:top w:val="nil"/>
              <w:left w:val="nil"/>
              <w:bottom w:val="single" w:sz="4" w:space="0" w:color="auto"/>
              <w:right w:val="single" w:sz="4" w:space="0" w:color="auto"/>
            </w:tcBorders>
            <w:shd w:val="clear" w:color="000000" w:fill="BDD7EE"/>
            <w:noWrap/>
            <w:vAlign w:val="center"/>
            <w:hideMark/>
          </w:tcPr>
          <w:p w14:paraId="3F4CB4EF" w14:textId="77777777" w:rsidR="00767BFF" w:rsidRPr="00767BFF" w:rsidRDefault="00767BFF" w:rsidP="00300F3E">
            <w:pPr>
              <w:keepNext w:val="0"/>
              <w:spacing w:line="240" w:lineRule="auto"/>
              <w:ind w:firstLine="0"/>
              <w:jc w:val="center"/>
              <w:rPr>
                <w:ins w:id="552" w:author="赵 子文" w:date="2018-11-15T23:13:00Z"/>
                <w:rFonts w:ascii="等线" w:eastAsia="等线" w:hAnsi="等线" w:cs="宋体"/>
                <w:color w:val="000000"/>
                <w:sz w:val="22"/>
                <w:szCs w:val="22"/>
              </w:rPr>
            </w:pPr>
            <w:ins w:id="553" w:author="赵 子文" w:date="2018-11-15T23:13:00Z">
              <w:r w:rsidRPr="00767BFF">
                <w:rPr>
                  <w:rFonts w:ascii="等线" w:eastAsia="等线" w:hAnsi="等线" w:cs="宋体" w:hint="eastAsia"/>
                  <w:color w:val="000000"/>
                  <w:sz w:val="22"/>
                  <w:szCs w:val="22"/>
                </w:rPr>
                <w:t>#</w:t>
              </w:r>
            </w:ins>
          </w:p>
        </w:tc>
        <w:tc>
          <w:tcPr>
            <w:tcW w:w="320" w:type="dxa"/>
            <w:tcBorders>
              <w:top w:val="nil"/>
              <w:left w:val="nil"/>
              <w:bottom w:val="single" w:sz="4" w:space="0" w:color="auto"/>
              <w:right w:val="single" w:sz="4" w:space="0" w:color="auto"/>
            </w:tcBorders>
            <w:shd w:val="clear" w:color="000000" w:fill="BDD7EE"/>
            <w:noWrap/>
            <w:vAlign w:val="center"/>
            <w:hideMark/>
          </w:tcPr>
          <w:p w14:paraId="7CC60166" w14:textId="77777777" w:rsidR="00767BFF" w:rsidRPr="00767BFF" w:rsidRDefault="00767BFF" w:rsidP="00300F3E">
            <w:pPr>
              <w:keepNext w:val="0"/>
              <w:spacing w:line="240" w:lineRule="auto"/>
              <w:ind w:firstLine="0"/>
              <w:jc w:val="center"/>
              <w:rPr>
                <w:ins w:id="554" w:author="赵 子文" w:date="2018-11-15T23:13:00Z"/>
                <w:rFonts w:ascii="等线" w:eastAsia="等线" w:hAnsi="等线" w:cs="宋体"/>
                <w:color w:val="000000"/>
                <w:sz w:val="22"/>
                <w:szCs w:val="22"/>
              </w:rPr>
            </w:pPr>
            <w:ins w:id="555" w:author="赵 子文" w:date="2018-11-15T23:13:00Z">
              <w:r w:rsidRPr="00767BFF">
                <w:rPr>
                  <w:rFonts w:ascii="等线" w:eastAsia="等线" w:hAnsi="等线" w:cs="宋体" w:hint="eastAsia"/>
                  <w:color w:val="000000"/>
                  <w:sz w:val="22"/>
                  <w:szCs w:val="22"/>
                </w:rPr>
                <w:t>T</w:t>
              </w:r>
            </w:ins>
          </w:p>
        </w:tc>
      </w:tr>
      <w:tr w:rsidR="00767BFF" w:rsidRPr="00767BFF" w14:paraId="48600DED" w14:textId="77777777" w:rsidTr="00767BFF">
        <w:trPr>
          <w:trHeight w:val="285"/>
          <w:ins w:id="556" w:author="赵 子文" w:date="2018-11-15T23:13:00Z"/>
        </w:trPr>
        <w:tc>
          <w:tcPr>
            <w:tcW w:w="400" w:type="dxa"/>
            <w:vMerge/>
            <w:tcBorders>
              <w:top w:val="nil"/>
              <w:left w:val="single" w:sz="4" w:space="0" w:color="auto"/>
              <w:bottom w:val="single" w:sz="4" w:space="0" w:color="auto"/>
              <w:right w:val="single" w:sz="4" w:space="0" w:color="auto"/>
            </w:tcBorders>
            <w:vAlign w:val="center"/>
            <w:hideMark/>
          </w:tcPr>
          <w:p w14:paraId="0A505BC8" w14:textId="77777777" w:rsidR="00767BFF" w:rsidRPr="00767BFF" w:rsidRDefault="00767BFF" w:rsidP="00300F3E">
            <w:pPr>
              <w:keepNext w:val="0"/>
              <w:spacing w:line="240" w:lineRule="auto"/>
              <w:ind w:firstLine="0"/>
              <w:jc w:val="center"/>
              <w:rPr>
                <w:ins w:id="557" w:author="赵 子文" w:date="2018-11-15T23:13:00Z"/>
                <w:rFonts w:ascii="等线" w:eastAsia="等线" w:hAnsi="等线" w:cs="宋体"/>
                <w:color w:val="000000"/>
                <w:sz w:val="22"/>
                <w:szCs w:val="22"/>
              </w:rPr>
            </w:pPr>
          </w:p>
        </w:tc>
        <w:tc>
          <w:tcPr>
            <w:tcW w:w="2240" w:type="dxa"/>
            <w:tcBorders>
              <w:top w:val="nil"/>
              <w:left w:val="nil"/>
              <w:bottom w:val="single" w:sz="4" w:space="0" w:color="auto"/>
              <w:right w:val="single" w:sz="4" w:space="0" w:color="auto"/>
            </w:tcBorders>
            <w:shd w:val="clear" w:color="000000" w:fill="DDEBF7"/>
            <w:noWrap/>
            <w:vAlign w:val="center"/>
            <w:hideMark/>
          </w:tcPr>
          <w:p w14:paraId="47DDC0E7" w14:textId="77777777" w:rsidR="00767BFF" w:rsidRPr="00767BFF" w:rsidRDefault="00767BFF" w:rsidP="00300F3E">
            <w:pPr>
              <w:keepNext w:val="0"/>
              <w:spacing w:line="240" w:lineRule="auto"/>
              <w:ind w:firstLine="0"/>
              <w:jc w:val="center"/>
              <w:rPr>
                <w:ins w:id="558" w:author="赵 子文" w:date="2018-11-15T23:13:00Z"/>
                <w:rFonts w:ascii="等线" w:eastAsia="等线" w:hAnsi="等线" w:cs="宋体"/>
                <w:color w:val="000000"/>
                <w:sz w:val="22"/>
                <w:szCs w:val="22"/>
              </w:rPr>
            </w:pPr>
            <w:ins w:id="559" w:author="赵 子文" w:date="2018-11-15T23:13:00Z">
              <w:r w:rsidRPr="00767BFF">
                <w:rPr>
                  <w:rFonts w:ascii="等线" w:eastAsia="等线" w:hAnsi="等线" w:cs="宋体" w:hint="eastAsia"/>
                  <w:color w:val="000000"/>
                  <w:sz w:val="22"/>
                  <w:szCs w:val="22"/>
                </w:rPr>
                <w:t>报警系统启动</w:t>
              </w:r>
            </w:ins>
          </w:p>
        </w:tc>
        <w:tc>
          <w:tcPr>
            <w:tcW w:w="300" w:type="dxa"/>
            <w:tcBorders>
              <w:top w:val="nil"/>
              <w:left w:val="nil"/>
              <w:bottom w:val="single" w:sz="4" w:space="0" w:color="auto"/>
              <w:right w:val="single" w:sz="4" w:space="0" w:color="auto"/>
            </w:tcBorders>
            <w:shd w:val="clear" w:color="000000" w:fill="BDD7EE"/>
            <w:noWrap/>
            <w:vAlign w:val="center"/>
            <w:hideMark/>
          </w:tcPr>
          <w:p w14:paraId="213E2F11" w14:textId="77777777" w:rsidR="00767BFF" w:rsidRPr="00767BFF" w:rsidRDefault="00767BFF" w:rsidP="00300F3E">
            <w:pPr>
              <w:keepNext w:val="0"/>
              <w:spacing w:line="240" w:lineRule="auto"/>
              <w:ind w:firstLine="0"/>
              <w:jc w:val="center"/>
              <w:rPr>
                <w:ins w:id="560" w:author="赵 子文" w:date="2018-11-15T23:13:00Z"/>
                <w:rFonts w:ascii="等线" w:eastAsia="等线" w:hAnsi="等线" w:cs="宋体"/>
                <w:color w:val="000000"/>
                <w:sz w:val="22"/>
                <w:szCs w:val="22"/>
              </w:rPr>
            </w:pPr>
            <w:ins w:id="561" w:author="赵 子文" w:date="2018-11-15T23:13:00Z">
              <w:r w:rsidRPr="00767BFF">
                <w:rPr>
                  <w:rFonts w:ascii="等线" w:eastAsia="等线" w:hAnsi="等线" w:cs="宋体" w:hint="eastAsia"/>
                  <w:color w:val="000000"/>
                  <w:sz w:val="22"/>
                  <w:szCs w:val="22"/>
                </w:rPr>
                <w:t>F</w:t>
              </w:r>
            </w:ins>
          </w:p>
        </w:tc>
        <w:tc>
          <w:tcPr>
            <w:tcW w:w="300" w:type="dxa"/>
            <w:tcBorders>
              <w:top w:val="nil"/>
              <w:left w:val="nil"/>
              <w:bottom w:val="single" w:sz="4" w:space="0" w:color="auto"/>
              <w:right w:val="single" w:sz="4" w:space="0" w:color="auto"/>
            </w:tcBorders>
            <w:shd w:val="clear" w:color="000000" w:fill="BDD7EE"/>
            <w:noWrap/>
            <w:vAlign w:val="center"/>
            <w:hideMark/>
          </w:tcPr>
          <w:p w14:paraId="69A06E26" w14:textId="77777777" w:rsidR="00767BFF" w:rsidRPr="00767BFF" w:rsidRDefault="00767BFF" w:rsidP="00300F3E">
            <w:pPr>
              <w:keepNext w:val="0"/>
              <w:spacing w:line="240" w:lineRule="auto"/>
              <w:ind w:firstLine="0"/>
              <w:jc w:val="center"/>
              <w:rPr>
                <w:ins w:id="562" w:author="赵 子文" w:date="2018-11-15T23:13:00Z"/>
                <w:rFonts w:ascii="等线" w:eastAsia="等线" w:hAnsi="等线" w:cs="宋体"/>
                <w:color w:val="000000"/>
                <w:sz w:val="22"/>
                <w:szCs w:val="22"/>
              </w:rPr>
            </w:pPr>
            <w:ins w:id="563" w:author="赵 子文" w:date="2018-11-15T23:13:00Z">
              <w:r w:rsidRPr="00767BFF">
                <w:rPr>
                  <w:rFonts w:ascii="等线" w:eastAsia="等线" w:hAnsi="等线" w:cs="宋体" w:hint="eastAsia"/>
                  <w:color w:val="000000"/>
                  <w:sz w:val="22"/>
                  <w:szCs w:val="22"/>
                </w:rPr>
                <w:t>F</w:t>
              </w:r>
            </w:ins>
          </w:p>
        </w:tc>
        <w:tc>
          <w:tcPr>
            <w:tcW w:w="320" w:type="dxa"/>
            <w:tcBorders>
              <w:top w:val="nil"/>
              <w:left w:val="nil"/>
              <w:bottom w:val="single" w:sz="4" w:space="0" w:color="auto"/>
              <w:right w:val="single" w:sz="4" w:space="0" w:color="auto"/>
            </w:tcBorders>
            <w:shd w:val="clear" w:color="000000" w:fill="BDD7EE"/>
            <w:noWrap/>
            <w:vAlign w:val="center"/>
            <w:hideMark/>
          </w:tcPr>
          <w:p w14:paraId="4AAE92E0" w14:textId="77777777" w:rsidR="00767BFF" w:rsidRPr="00767BFF" w:rsidRDefault="00767BFF" w:rsidP="00300F3E">
            <w:pPr>
              <w:keepNext w:val="0"/>
              <w:spacing w:line="240" w:lineRule="auto"/>
              <w:ind w:firstLine="0"/>
              <w:jc w:val="center"/>
              <w:rPr>
                <w:ins w:id="564" w:author="赵 子文" w:date="2018-11-15T23:13:00Z"/>
                <w:rFonts w:ascii="等线" w:eastAsia="等线" w:hAnsi="等线" w:cs="宋体"/>
                <w:color w:val="000000"/>
                <w:sz w:val="22"/>
                <w:szCs w:val="22"/>
              </w:rPr>
            </w:pPr>
            <w:ins w:id="565" w:author="赵 子文" w:date="2018-11-15T23:13:00Z">
              <w:r w:rsidRPr="00767BFF">
                <w:rPr>
                  <w:rFonts w:ascii="等线" w:eastAsia="等线" w:hAnsi="等线" w:cs="宋体" w:hint="eastAsia"/>
                  <w:color w:val="000000"/>
                  <w:sz w:val="22"/>
                  <w:szCs w:val="22"/>
                </w:rPr>
                <w:t>T</w:t>
              </w:r>
            </w:ins>
          </w:p>
        </w:tc>
        <w:tc>
          <w:tcPr>
            <w:tcW w:w="300" w:type="dxa"/>
            <w:tcBorders>
              <w:top w:val="nil"/>
              <w:left w:val="nil"/>
              <w:bottom w:val="single" w:sz="4" w:space="0" w:color="auto"/>
              <w:right w:val="single" w:sz="4" w:space="0" w:color="auto"/>
            </w:tcBorders>
            <w:shd w:val="clear" w:color="000000" w:fill="BDD7EE"/>
            <w:noWrap/>
            <w:vAlign w:val="center"/>
            <w:hideMark/>
          </w:tcPr>
          <w:p w14:paraId="26458ADF" w14:textId="77777777" w:rsidR="00767BFF" w:rsidRPr="00767BFF" w:rsidRDefault="00767BFF" w:rsidP="00300F3E">
            <w:pPr>
              <w:keepNext w:val="0"/>
              <w:spacing w:line="240" w:lineRule="auto"/>
              <w:ind w:firstLine="0"/>
              <w:jc w:val="center"/>
              <w:rPr>
                <w:ins w:id="566" w:author="赵 子文" w:date="2018-11-15T23:13:00Z"/>
                <w:rFonts w:ascii="等线" w:eastAsia="等线" w:hAnsi="等线" w:cs="宋体"/>
                <w:color w:val="000000"/>
                <w:sz w:val="22"/>
                <w:szCs w:val="22"/>
              </w:rPr>
            </w:pPr>
            <w:ins w:id="567" w:author="赵 子文" w:date="2018-11-15T23:13:00Z">
              <w:r w:rsidRPr="00767BFF">
                <w:rPr>
                  <w:rFonts w:ascii="等线" w:eastAsia="等线" w:hAnsi="等线" w:cs="宋体" w:hint="eastAsia"/>
                  <w:color w:val="000000"/>
                  <w:sz w:val="22"/>
                  <w:szCs w:val="22"/>
                </w:rPr>
                <w:t>T</w:t>
              </w:r>
            </w:ins>
          </w:p>
        </w:tc>
        <w:tc>
          <w:tcPr>
            <w:tcW w:w="320" w:type="dxa"/>
            <w:tcBorders>
              <w:top w:val="nil"/>
              <w:left w:val="nil"/>
              <w:bottom w:val="single" w:sz="4" w:space="0" w:color="auto"/>
              <w:right w:val="single" w:sz="4" w:space="0" w:color="auto"/>
            </w:tcBorders>
            <w:shd w:val="clear" w:color="000000" w:fill="BDD7EE"/>
            <w:noWrap/>
            <w:vAlign w:val="center"/>
            <w:hideMark/>
          </w:tcPr>
          <w:p w14:paraId="54ED4B47" w14:textId="77777777" w:rsidR="00767BFF" w:rsidRPr="00767BFF" w:rsidRDefault="00767BFF" w:rsidP="00300F3E">
            <w:pPr>
              <w:keepNext w:val="0"/>
              <w:spacing w:line="240" w:lineRule="auto"/>
              <w:ind w:firstLine="0"/>
              <w:jc w:val="center"/>
              <w:rPr>
                <w:ins w:id="568" w:author="赵 子文" w:date="2018-11-15T23:13:00Z"/>
                <w:rFonts w:ascii="等线" w:eastAsia="等线" w:hAnsi="等线" w:cs="宋体"/>
                <w:color w:val="000000"/>
                <w:sz w:val="22"/>
                <w:szCs w:val="22"/>
              </w:rPr>
            </w:pPr>
            <w:ins w:id="569" w:author="赵 子文" w:date="2018-11-15T23:13:00Z">
              <w:r w:rsidRPr="00767BFF">
                <w:rPr>
                  <w:rFonts w:ascii="等线" w:eastAsia="等线" w:hAnsi="等线" w:cs="宋体" w:hint="eastAsia"/>
                  <w:color w:val="000000"/>
                  <w:sz w:val="22"/>
                  <w:szCs w:val="22"/>
                </w:rPr>
                <w:t>T</w:t>
              </w:r>
            </w:ins>
          </w:p>
        </w:tc>
        <w:tc>
          <w:tcPr>
            <w:tcW w:w="320" w:type="dxa"/>
            <w:tcBorders>
              <w:top w:val="nil"/>
              <w:left w:val="nil"/>
              <w:bottom w:val="single" w:sz="4" w:space="0" w:color="auto"/>
              <w:right w:val="single" w:sz="4" w:space="0" w:color="auto"/>
            </w:tcBorders>
            <w:shd w:val="clear" w:color="000000" w:fill="BDD7EE"/>
            <w:noWrap/>
            <w:vAlign w:val="center"/>
            <w:hideMark/>
          </w:tcPr>
          <w:p w14:paraId="2E6DBA76" w14:textId="77777777" w:rsidR="00767BFF" w:rsidRPr="00767BFF" w:rsidRDefault="00767BFF" w:rsidP="00300F3E">
            <w:pPr>
              <w:keepNext w:val="0"/>
              <w:spacing w:line="240" w:lineRule="auto"/>
              <w:ind w:firstLine="0"/>
              <w:jc w:val="center"/>
              <w:rPr>
                <w:ins w:id="570" w:author="赵 子文" w:date="2018-11-15T23:13:00Z"/>
                <w:rFonts w:ascii="等线" w:eastAsia="等线" w:hAnsi="等线" w:cs="宋体"/>
                <w:color w:val="000000"/>
                <w:sz w:val="22"/>
                <w:szCs w:val="22"/>
              </w:rPr>
            </w:pPr>
            <w:ins w:id="571" w:author="赵 子文" w:date="2018-11-15T23:13:00Z">
              <w:r w:rsidRPr="00767BFF">
                <w:rPr>
                  <w:rFonts w:ascii="等线" w:eastAsia="等线" w:hAnsi="等线" w:cs="宋体" w:hint="eastAsia"/>
                  <w:color w:val="000000"/>
                  <w:sz w:val="22"/>
                  <w:szCs w:val="22"/>
                </w:rPr>
                <w:t>T</w:t>
              </w:r>
            </w:ins>
          </w:p>
        </w:tc>
        <w:tc>
          <w:tcPr>
            <w:tcW w:w="320" w:type="dxa"/>
            <w:tcBorders>
              <w:top w:val="nil"/>
              <w:left w:val="nil"/>
              <w:bottom w:val="single" w:sz="4" w:space="0" w:color="auto"/>
              <w:right w:val="single" w:sz="4" w:space="0" w:color="auto"/>
            </w:tcBorders>
            <w:shd w:val="clear" w:color="000000" w:fill="BDD7EE"/>
            <w:noWrap/>
            <w:vAlign w:val="center"/>
            <w:hideMark/>
          </w:tcPr>
          <w:p w14:paraId="42970846" w14:textId="77777777" w:rsidR="00767BFF" w:rsidRPr="00767BFF" w:rsidRDefault="00767BFF" w:rsidP="00300F3E">
            <w:pPr>
              <w:keepNext w:val="0"/>
              <w:spacing w:line="240" w:lineRule="auto"/>
              <w:ind w:firstLine="0"/>
              <w:jc w:val="center"/>
              <w:rPr>
                <w:ins w:id="572" w:author="赵 子文" w:date="2018-11-15T23:13:00Z"/>
                <w:rFonts w:ascii="等线" w:eastAsia="等线" w:hAnsi="等线" w:cs="宋体"/>
                <w:color w:val="000000"/>
                <w:sz w:val="22"/>
                <w:szCs w:val="22"/>
              </w:rPr>
            </w:pPr>
            <w:ins w:id="573" w:author="赵 子文" w:date="2018-11-15T23:13:00Z">
              <w:r w:rsidRPr="00767BFF">
                <w:rPr>
                  <w:rFonts w:ascii="等线" w:eastAsia="等线" w:hAnsi="等线" w:cs="宋体" w:hint="eastAsia"/>
                  <w:color w:val="000000"/>
                  <w:sz w:val="22"/>
                  <w:szCs w:val="22"/>
                </w:rPr>
                <w:t>T</w:t>
              </w:r>
            </w:ins>
          </w:p>
        </w:tc>
        <w:tc>
          <w:tcPr>
            <w:tcW w:w="320" w:type="dxa"/>
            <w:tcBorders>
              <w:top w:val="nil"/>
              <w:left w:val="nil"/>
              <w:bottom w:val="single" w:sz="4" w:space="0" w:color="auto"/>
              <w:right w:val="single" w:sz="4" w:space="0" w:color="auto"/>
            </w:tcBorders>
            <w:shd w:val="clear" w:color="000000" w:fill="BDD7EE"/>
            <w:noWrap/>
            <w:vAlign w:val="center"/>
            <w:hideMark/>
          </w:tcPr>
          <w:p w14:paraId="3725433E" w14:textId="77777777" w:rsidR="00767BFF" w:rsidRPr="00767BFF" w:rsidRDefault="00767BFF" w:rsidP="00300F3E">
            <w:pPr>
              <w:keepNext w:val="0"/>
              <w:spacing w:line="240" w:lineRule="auto"/>
              <w:ind w:firstLine="0"/>
              <w:jc w:val="center"/>
              <w:rPr>
                <w:ins w:id="574" w:author="赵 子文" w:date="2018-11-15T23:13:00Z"/>
                <w:rFonts w:ascii="等线" w:eastAsia="等线" w:hAnsi="等线" w:cs="宋体"/>
                <w:color w:val="000000"/>
                <w:sz w:val="22"/>
                <w:szCs w:val="22"/>
              </w:rPr>
            </w:pPr>
            <w:ins w:id="575" w:author="赵 子文" w:date="2018-11-15T23:13:00Z">
              <w:r w:rsidRPr="00767BFF">
                <w:rPr>
                  <w:rFonts w:ascii="等线" w:eastAsia="等线" w:hAnsi="等线" w:cs="宋体" w:hint="eastAsia"/>
                  <w:color w:val="000000"/>
                  <w:sz w:val="22"/>
                  <w:szCs w:val="22"/>
                </w:rPr>
                <w:t>T</w:t>
              </w:r>
            </w:ins>
          </w:p>
        </w:tc>
        <w:tc>
          <w:tcPr>
            <w:tcW w:w="320" w:type="dxa"/>
            <w:tcBorders>
              <w:top w:val="nil"/>
              <w:left w:val="nil"/>
              <w:bottom w:val="single" w:sz="4" w:space="0" w:color="auto"/>
              <w:right w:val="single" w:sz="4" w:space="0" w:color="auto"/>
            </w:tcBorders>
            <w:shd w:val="clear" w:color="000000" w:fill="BDD7EE"/>
            <w:noWrap/>
            <w:vAlign w:val="center"/>
            <w:hideMark/>
          </w:tcPr>
          <w:p w14:paraId="2B9164E3" w14:textId="77777777" w:rsidR="00767BFF" w:rsidRPr="00767BFF" w:rsidRDefault="00767BFF" w:rsidP="00300F3E">
            <w:pPr>
              <w:keepNext w:val="0"/>
              <w:spacing w:line="240" w:lineRule="auto"/>
              <w:ind w:firstLine="0"/>
              <w:jc w:val="center"/>
              <w:rPr>
                <w:ins w:id="576" w:author="赵 子文" w:date="2018-11-15T23:13:00Z"/>
                <w:rFonts w:ascii="等线" w:eastAsia="等线" w:hAnsi="等线" w:cs="宋体"/>
                <w:color w:val="000000"/>
                <w:sz w:val="22"/>
                <w:szCs w:val="22"/>
              </w:rPr>
            </w:pPr>
            <w:ins w:id="577" w:author="赵 子文" w:date="2018-11-15T23:13:00Z">
              <w:r w:rsidRPr="00767BFF">
                <w:rPr>
                  <w:rFonts w:ascii="等线" w:eastAsia="等线" w:hAnsi="等线" w:cs="宋体" w:hint="eastAsia"/>
                  <w:color w:val="000000"/>
                  <w:sz w:val="22"/>
                  <w:szCs w:val="22"/>
                </w:rPr>
                <w:t>T</w:t>
              </w:r>
            </w:ins>
          </w:p>
        </w:tc>
        <w:tc>
          <w:tcPr>
            <w:tcW w:w="320" w:type="dxa"/>
            <w:tcBorders>
              <w:top w:val="nil"/>
              <w:left w:val="nil"/>
              <w:bottom w:val="single" w:sz="4" w:space="0" w:color="auto"/>
              <w:right w:val="single" w:sz="4" w:space="0" w:color="auto"/>
            </w:tcBorders>
            <w:shd w:val="clear" w:color="000000" w:fill="BDD7EE"/>
            <w:noWrap/>
            <w:vAlign w:val="center"/>
            <w:hideMark/>
          </w:tcPr>
          <w:p w14:paraId="03D81742" w14:textId="77777777" w:rsidR="00767BFF" w:rsidRPr="00767BFF" w:rsidRDefault="00767BFF" w:rsidP="00300F3E">
            <w:pPr>
              <w:keepNext w:val="0"/>
              <w:spacing w:line="240" w:lineRule="auto"/>
              <w:ind w:firstLine="0"/>
              <w:jc w:val="center"/>
              <w:rPr>
                <w:ins w:id="578" w:author="赵 子文" w:date="2018-11-15T23:13:00Z"/>
                <w:rFonts w:ascii="等线" w:eastAsia="等线" w:hAnsi="等线" w:cs="宋体"/>
                <w:color w:val="000000"/>
                <w:sz w:val="22"/>
                <w:szCs w:val="22"/>
              </w:rPr>
            </w:pPr>
            <w:ins w:id="579" w:author="赵 子文" w:date="2018-11-15T23:13:00Z">
              <w:r w:rsidRPr="00767BFF">
                <w:rPr>
                  <w:rFonts w:ascii="等线" w:eastAsia="等线" w:hAnsi="等线" w:cs="宋体" w:hint="eastAsia"/>
                  <w:color w:val="000000"/>
                  <w:sz w:val="22"/>
                  <w:szCs w:val="22"/>
                </w:rPr>
                <w:t>T</w:t>
              </w:r>
            </w:ins>
          </w:p>
        </w:tc>
        <w:tc>
          <w:tcPr>
            <w:tcW w:w="320" w:type="dxa"/>
            <w:tcBorders>
              <w:top w:val="nil"/>
              <w:left w:val="nil"/>
              <w:bottom w:val="single" w:sz="4" w:space="0" w:color="auto"/>
              <w:right w:val="single" w:sz="4" w:space="0" w:color="auto"/>
            </w:tcBorders>
            <w:shd w:val="clear" w:color="000000" w:fill="BDD7EE"/>
            <w:noWrap/>
            <w:vAlign w:val="center"/>
            <w:hideMark/>
          </w:tcPr>
          <w:p w14:paraId="1400FAB3" w14:textId="77777777" w:rsidR="00767BFF" w:rsidRPr="00767BFF" w:rsidRDefault="00767BFF" w:rsidP="00300F3E">
            <w:pPr>
              <w:keepNext w:val="0"/>
              <w:spacing w:line="240" w:lineRule="auto"/>
              <w:ind w:firstLine="0"/>
              <w:jc w:val="center"/>
              <w:rPr>
                <w:ins w:id="580" w:author="赵 子文" w:date="2018-11-15T23:13:00Z"/>
                <w:rFonts w:ascii="等线" w:eastAsia="等线" w:hAnsi="等线" w:cs="宋体"/>
                <w:color w:val="000000"/>
                <w:sz w:val="22"/>
                <w:szCs w:val="22"/>
              </w:rPr>
            </w:pPr>
            <w:ins w:id="581" w:author="赵 子文" w:date="2018-11-15T23:13:00Z">
              <w:r w:rsidRPr="00767BFF">
                <w:rPr>
                  <w:rFonts w:ascii="等线" w:eastAsia="等线" w:hAnsi="等线" w:cs="宋体" w:hint="eastAsia"/>
                  <w:color w:val="000000"/>
                  <w:sz w:val="22"/>
                  <w:szCs w:val="22"/>
                </w:rPr>
                <w:t>T</w:t>
              </w:r>
            </w:ins>
          </w:p>
        </w:tc>
        <w:tc>
          <w:tcPr>
            <w:tcW w:w="320" w:type="dxa"/>
            <w:tcBorders>
              <w:top w:val="nil"/>
              <w:left w:val="nil"/>
              <w:bottom w:val="single" w:sz="4" w:space="0" w:color="auto"/>
              <w:right w:val="single" w:sz="4" w:space="0" w:color="auto"/>
            </w:tcBorders>
            <w:shd w:val="clear" w:color="000000" w:fill="BDD7EE"/>
            <w:noWrap/>
            <w:vAlign w:val="center"/>
            <w:hideMark/>
          </w:tcPr>
          <w:p w14:paraId="049E4F97" w14:textId="77777777" w:rsidR="00767BFF" w:rsidRPr="00767BFF" w:rsidRDefault="00767BFF" w:rsidP="00300F3E">
            <w:pPr>
              <w:keepNext w:val="0"/>
              <w:spacing w:line="240" w:lineRule="auto"/>
              <w:ind w:firstLine="0"/>
              <w:jc w:val="center"/>
              <w:rPr>
                <w:ins w:id="582" w:author="赵 子文" w:date="2018-11-15T23:13:00Z"/>
                <w:rFonts w:ascii="等线" w:eastAsia="等线" w:hAnsi="等线" w:cs="宋体"/>
                <w:color w:val="000000"/>
                <w:sz w:val="22"/>
                <w:szCs w:val="22"/>
              </w:rPr>
            </w:pPr>
            <w:ins w:id="583" w:author="赵 子文" w:date="2018-11-15T23:13:00Z">
              <w:r w:rsidRPr="00767BFF">
                <w:rPr>
                  <w:rFonts w:ascii="等线" w:eastAsia="等线" w:hAnsi="等线" w:cs="宋体" w:hint="eastAsia"/>
                  <w:color w:val="000000"/>
                  <w:sz w:val="22"/>
                  <w:szCs w:val="22"/>
                </w:rPr>
                <w:t>T</w:t>
              </w:r>
            </w:ins>
          </w:p>
        </w:tc>
      </w:tr>
    </w:tbl>
    <w:p w14:paraId="28030E2C" w14:textId="77777777" w:rsidR="00D875E2" w:rsidRPr="00D31F2D" w:rsidRDefault="00D875E2" w:rsidP="00D875E2">
      <w:pPr>
        <w:rPr>
          <w:ins w:id="584" w:author="赵 子文" w:date="2018-11-15T23:13:00Z"/>
          <w:color w:val="3366FF"/>
        </w:rPr>
      </w:pPr>
    </w:p>
    <w:p w14:paraId="184375FE" w14:textId="77777777" w:rsidR="00D875E2" w:rsidRPr="00D31F2D" w:rsidRDefault="00C85878" w:rsidP="00D875E2">
      <w:pPr>
        <w:rPr>
          <w:del w:id="585" w:author="赵 子文" w:date="2018-11-15T23:13:00Z"/>
          <w:color w:val="3366FF"/>
        </w:rPr>
      </w:pPr>
      <w:del w:id="586" w:author="赵 子文" w:date="2018-11-15T23:13:00Z">
        <w:r w:rsidRPr="00D31F2D">
          <w:rPr>
            <w:rFonts w:hint="eastAsia"/>
            <w:color w:val="3366FF"/>
          </w:rPr>
          <w:delText>[</w:delText>
        </w:r>
        <w:r w:rsidR="00D875E2" w:rsidRPr="00D31F2D">
          <w:rPr>
            <w:rFonts w:hint="eastAsia"/>
            <w:color w:val="3366FF"/>
          </w:rPr>
          <w:delText>用图表（例如流程图、判定表等）辅以必要的说明来表示程序的逻辑流程。</w:delText>
        </w:r>
        <w:r w:rsidRPr="00D31F2D">
          <w:rPr>
            <w:rFonts w:hint="eastAsia"/>
            <w:color w:val="3366FF"/>
          </w:rPr>
          <w:delText>]</w:delText>
        </w:r>
        <w:bookmarkStart w:id="587" w:name="_Toc530252671"/>
        <w:bookmarkStart w:id="588" w:name="_Toc530340565"/>
        <w:bookmarkEnd w:id="587"/>
        <w:bookmarkEnd w:id="588"/>
      </w:del>
    </w:p>
    <w:p w14:paraId="6F125A1A" w14:textId="77777777" w:rsidR="00B43A9F" w:rsidRDefault="00E60986" w:rsidP="0077432E">
      <w:pPr>
        <w:pStyle w:val="20"/>
      </w:pPr>
      <w:bookmarkStart w:id="589" w:name="_Toc530340566"/>
      <w:r w:rsidRPr="0077432E">
        <w:rPr>
          <w:rFonts w:hint="eastAsia"/>
        </w:rPr>
        <w:t>Unity Pro</w:t>
      </w:r>
      <w:r w:rsidRPr="0077432E">
        <w:rPr>
          <w:rFonts w:hint="eastAsia"/>
        </w:rPr>
        <w:t>编程详述</w:t>
      </w:r>
      <w:bookmarkEnd w:id="589"/>
    </w:p>
    <w:p w14:paraId="2E178691" w14:textId="77777777" w:rsidR="003A7B2E" w:rsidRDefault="003A7B2E" w:rsidP="007323EE">
      <w:pPr>
        <w:ind w:firstLine="0"/>
      </w:pPr>
    </w:p>
    <w:p w14:paraId="57922A89" w14:textId="77777777" w:rsidR="003A7B2E" w:rsidRDefault="003A7B2E" w:rsidP="003A7B2E">
      <w:r>
        <w:rPr>
          <w:noProof/>
        </w:rPr>
        <mc:AlternateContent>
          <mc:Choice Requires="wps">
            <w:drawing>
              <wp:anchor distT="0" distB="0" distL="114300" distR="114300" simplePos="0" relativeHeight="251684864" behindDoc="0" locked="0" layoutInCell="1" allowOverlap="1" wp14:anchorId="6A6B8536" wp14:editId="39E253C4">
                <wp:simplePos x="0" y="0"/>
                <wp:positionH relativeFrom="column">
                  <wp:posOffset>1547495</wp:posOffset>
                </wp:positionH>
                <wp:positionV relativeFrom="paragraph">
                  <wp:posOffset>149225</wp:posOffset>
                </wp:positionV>
                <wp:extent cx="647700" cy="75565"/>
                <wp:effectExtent l="6350" t="15240" r="16510" b="15875"/>
                <wp:wrapNone/>
                <wp:docPr id="32" name="Right Arrow 32"/>
                <wp:cNvGraphicFramePr/>
                <a:graphic xmlns:a="http://schemas.openxmlformats.org/drawingml/2006/main">
                  <a:graphicData uri="http://schemas.microsoft.com/office/word/2010/wordprocessingShape">
                    <wps:wsp>
                      <wps:cNvSpPr/>
                      <wps:spPr>
                        <a:xfrm>
                          <a:off x="2627630" y="1905635"/>
                          <a:ext cx="647700" cy="755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0A6F020" id="Right Arrow 32" o:spid="_x0000_s1026" type="#_x0000_t13" style="position:absolute;left:0;text-align:left;margin-left:121.85pt;margin-top:11.75pt;width:51pt;height:5.9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" adj="20340" fillcolor="#4472c4 [3204]" strokecolor="#1f3763 [1604]" strokeweight="1pt"/>
            </w:pict>
          </mc:Fallback>
        </mc:AlternateContent>
      </w:r>
      <w:r>
        <w:rPr>
          <w:noProof/>
        </w:rPr>
        <mc:AlternateContent>
          <mc:Choice Requires="wps">
            <w:drawing>
              <wp:anchor distT="0" distB="0" distL="114300" distR="114300" simplePos="0" relativeHeight="251683840" behindDoc="0" locked="0" layoutInCell="1" allowOverlap="1" wp14:anchorId="3AB4564D" wp14:editId="335FA87B">
                <wp:simplePos x="0" y="0"/>
                <wp:positionH relativeFrom="column">
                  <wp:posOffset>2188845</wp:posOffset>
                </wp:positionH>
                <wp:positionV relativeFrom="paragraph">
                  <wp:posOffset>43815</wp:posOffset>
                </wp:positionV>
                <wp:extent cx="2488565" cy="260350"/>
                <wp:effectExtent l="4445" t="4445" r="6350" b="9525"/>
                <wp:wrapNone/>
                <wp:docPr id="31" name="Text Box 31"/>
                <wp:cNvGraphicFramePr/>
                <a:graphic xmlns:a="http://schemas.openxmlformats.org/drawingml/2006/main">
                  <a:graphicData uri="http://schemas.microsoft.com/office/word/2010/wordprocessingShape">
                    <wps:wsp>
                      <wps:cNvSpPr txBox="1"/>
                      <wps:spPr>
                        <a:xfrm>
                          <a:off x="3268980" y="4710430"/>
                          <a:ext cx="2488565" cy="2603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EA5CAEB" w14:textId="77777777" w:rsidR="00367F6B" w:rsidRDefault="00367F6B" w:rsidP="003A7B2E">
                            <w:pPr>
                              <w:ind w:firstLine="0"/>
                              <w:jc w:val="center"/>
                            </w:pPr>
                            <w:r>
                              <w:rPr>
                                <w:rFonts w:hint="eastAsia"/>
                              </w:rPr>
                              <w:t>室内灯和风扇开启，报警系统停止工作</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AB4564D" id="Text Box 31" o:spid="_x0000_s1031" type="#_x0000_t202" style="position:absolute;left:0;text-align:left;margin-left:172.35pt;margin-top:3.45pt;width:195.95pt;height:2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" fillcolor="white [3201]" strokeweight=".5pt">
                <v:textbox>
                  <w:txbxContent>
                    <w:p w14:paraId="0EA5CAEB" w14:textId="77777777" w:rsidR="00367F6B" w:rsidRDefault="00367F6B" w:rsidP="003A7B2E">
                      <w:pPr>
                        <w:ind w:firstLine="0"/>
                        <w:jc w:val="center"/>
                      </w:pPr>
                      <w:r>
                        <w:rPr>
                          <w:rFonts w:hint="eastAsia"/>
                        </w:rPr>
                        <w:t>室内灯和风扇开启，报警系统停止工作</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77CF4EB9" wp14:editId="670BF974">
                <wp:simplePos x="0" y="0"/>
                <wp:positionH relativeFrom="column">
                  <wp:posOffset>360680</wp:posOffset>
                </wp:positionH>
                <wp:positionV relativeFrom="paragraph">
                  <wp:posOffset>23495</wp:posOffset>
                </wp:positionV>
                <wp:extent cx="1180465" cy="266700"/>
                <wp:effectExtent l="4445" t="4445" r="19050" b="18415"/>
                <wp:wrapNone/>
                <wp:docPr id="10" name="Text Box 11"/>
                <wp:cNvGraphicFramePr/>
                <a:graphic xmlns:a="http://schemas.openxmlformats.org/drawingml/2006/main">
                  <a:graphicData uri="http://schemas.microsoft.com/office/word/2010/wordprocessingShape">
                    <wps:wsp>
                      <wps:cNvSpPr txBox="1"/>
                      <wps:spPr>
                        <a:xfrm>
                          <a:off x="1701165" y="4740910"/>
                          <a:ext cx="1180465"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55F89D7" w14:textId="77777777" w:rsidR="00367F6B" w:rsidRDefault="00367F6B" w:rsidP="003A7B2E">
                            <w:pPr>
                              <w:ind w:firstLine="0"/>
                              <w:jc w:val="center"/>
                            </w:pPr>
                            <w:r>
                              <w:rPr>
                                <w:rFonts w:hint="eastAsia"/>
                              </w:rPr>
                              <w:t>密码输入正确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7CF4EB9" id="Text Box 11" o:spid="_x0000_s1032" type="#_x0000_t202" style="position:absolute;left:0;text-align:left;margin-left:28.4pt;margin-top:1.85pt;width:92.95pt;height:2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" fillcolor="white [3201]" strokeweight=".5pt">
                <v:textbox>
                  <w:txbxContent>
                    <w:p w14:paraId="355F89D7" w14:textId="77777777" w:rsidR="00367F6B" w:rsidRDefault="00367F6B" w:rsidP="003A7B2E">
                      <w:pPr>
                        <w:ind w:firstLine="0"/>
                        <w:jc w:val="center"/>
                      </w:pPr>
                      <w:r>
                        <w:rPr>
                          <w:rFonts w:hint="eastAsia"/>
                        </w:rPr>
                        <w:t>密码输入正确</w:t>
                      </w:r>
                    </w:p>
                  </w:txbxContent>
                </v:textbox>
              </v:shape>
            </w:pict>
          </mc:Fallback>
        </mc:AlternateContent>
      </w:r>
    </w:p>
    <w:p w14:paraId="1D76BD03" w14:textId="77777777" w:rsidR="003A7B2E" w:rsidRDefault="003A7B2E" w:rsidP="003A7B2E">
      <w:pPr>
        <w:ind w:firstLine="720"/>
        <w:rPr>
          <w:rFonts w:ascii="宋体" w:hAnsi="宋体" w:cs="宋体"/>
          <w:color w:val="3366FF"/>
        </w:rPr>
      </w:pPr>
    </w:p>
    <w:p w14:paraId="6F3DDD80" w14:textId="77777777" w:rsidR="003A7B2E" w:rsidRDefault="003A7B2E" w:rsidP="003A7B2E">
      <w:pPr>
        <w:ind w:firstLine="720"/>
        <w:rPr>
          <w:rFonts w:ascii="宋体" w:hAnsi="宋体" w:cs="宋体"/>
          <w:color w:val="3366FF"/>
        </w:rPr>
      </w:pPr>
      <w:r>
        <w:rPr>
          <w:noProof/>
        </w:rPr>
        <mc:AlternateContent>
          <mc:Choice Requires="wps">
            <w:drawing>
              <wp:anchor distT="0" distB="0" distL="114300" distR="114300" simplePos="0" relativeHeight="251670528" behindDoc="0" locked="0" layoutInCell="1" allowOverlap="1" wp14:anchorId="516DC6DC" wp14:editId="7B72B917">
                <wp:simplePos x="0" y="0"/>
                <wp:positionH relativeFrom="column">
                  <wp:posOffset>341630</wp:posOffset>
                </wp:positionH>
                <wp:positionV relativeFrom="paragraph">
                  <wp:posOffset>57785</wp:posOffset>
                </wp:positionV>
                <wp:extent cx="1193800" cy="260350"/>
                <wp:effectExtent l="4445" t="4445" r="5715" b="9525"/>
                <wp:wrapNone/>
                <wp:docPr id="20" name="Text Box 16"/>
                <wp:cNvGraphicFramePr/>
                <a:graphic xmlns:a="http://schemas.openxmlformats.org/drawingml/2006/main">
                  <a:graphicData uri="http://schemas.microsoft.com/office/word/2010/wordprocessingShape">
                    <wps:wsp>
                      <wps:cNvSpPr txBox="1"/>
                      <wps:spPr>
                        <a:xfrm>
                          <a:off x="1478915" y="5190490"/>
                          <a:ext cx="1193800" cy="2603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10A416C" w14:textId="77777777" w:rsidR="00367F6B" w:rsidRDefault="00367F6B" w:rsidP="003A7B2E">
                            <w:pPr>
                              <w:ind w:firstLine="0"/>
                              <w:jc w:val="center"/>
                            </w:pPr>
                            <w:r>
                              <w:rPr>
                                <w:rFonts w:hint="eastAsia"/>
                              </w:rPr>
                              <w:t>密码输入错误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16DC6DC" id="Text Box 16" o:spid="_x0000_s1033" type="#_x0000_t202" style="position:absolute;left:0;text-align:left;margin-left:26.9pt;margin-top:4.55pt;width:94pt;height:2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" fillcolor="white [3201]" strokeweight=".5pt">
                <v:textbox>
                  <w:txbxContent>
                    <w:p w14:paraId="510A416C" w14:textId="77777777" w:rsidR="00367F6B" w:rsidRDefault="00367F6B" w:rsidP="003A7B2E">
                      <w:pPr>
                        <w:ind w:firstLine="0"/>
                        <w:jc w:val="center"/>
                      </w:pPr>
                      <w:r>
                        <w:rPr>
                          <w:rFonts w:hint="eastAsia"/>
                        </w:rPr>
                        <w:t>密码输入错误</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7B339905" wp14:editId="058243CA">
                <wp:simplePos x="0" y="0"/>
                <wp:positionH relativeFrom="column">
                  <wp:posOffset>1548130</wp:posOffset>
                </wp:positionH>
                <wp:positionV relativeFrom="paragraph">
                  <wp:posOffset>159385</wp:posOffset>
                </wp:positionV>
                <wp:extent cx="577850" cy="75565"/>
                <wp:effectExtent l="6350" t="15240" r="10160" b="15875"/>
                <wp:wrapNone/>
                <wp:docPr id="21" name="Right Arrow 17"/>
                <wp:cNvGraphicFramePr/>
                <a:graphic xmlns:a="http://schemas.openxmlformats.org/drawingml/2006/main">
                  <a:graphicData uri="http://schemas.microsoft.com/office/word/2010/wordprocessingShape">
                    <wps:wsp>
                      <wps:cNvSpPr/>
                      <wps:spPr>
                        <a:xfrm>
                          <a:off x="2640965" y="5298440"/>
                          <a:ext cx="577850" cy="755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3AB1842" id="Right Arrow 17" o:spid="_x0000_s1026" type="#_x0000_t13" style="position:absolute;left:0;text-align:left;margin-left:121.9pt;margin-top:12.55pt;width:45.5pt;height:5.9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" adj="20188" fillcolor="#4472c4 [3204]" strokecolor="#1f3763 [1604]" strokeweight="1pt"/>
            </w:pict>
          </mc:Fallback>
        </mc:AlternateContent>
      </w:r>
      <w:r>
        <w:rPr>
          <w:noProof/>
        </w:rPr>
        <mc:AlternateContent>
          <mc:Choice Requires="wps">
            <w:drawing>
              <wp:anchor distT="0" distB="0" distL="114300" distR="114300" simplePos="0" relativeHeight="251672576" behindDoc="0" locked="0" layoutInCell="1" allowOverlap="1" wp14:anchorId="716F504E" wp14:editId="5668BBD1">
                <wp:simplePos x="0" y="0"/>
                <wp:positionH relativeFrom="column">
                  <wp:posOffset>2151380</wp:posOffset>
                </wp:positionH>
                <wp:positionV relativeFrom="paragraph">
                  <wp:posOffset>46355</wp:posOffset>
                </wp:positionV>
                <wp:extent cx="1263650" cy="298450"/>
                <wp:effectExtent l="4445" t="4445" r="12065" b="17145"/>
                <wp:wrapNone/>
                <wp:docPr id="22" name="Text Box 18"/>
                <wp:cNvGraphicFramePr/>
                <a:graphic xmlns:a="http://schemas.openxmlformats.org/drawingml/2006/main">
                  <a:graphicData uri="http://schemas.microsoft.com/office/word/2010/wordprocessingShape">
                    <wps:wsp>
                      <wps:cNvSpPr txBox="1"/>
                      <wps:spPr>
                        <a:xfrm>
                          <a:off x="3250565" y="5203190"/>
                          <a:ext cx="1263650" cy="2984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8C1F8A1" w14:textId="77777777" w:rsidR="00367F6B" w:rsidRDefault="00367F6B" w:rsidP="003A7B2E">
                            <w:pPr>
                              <w:ind w:firstLine="0"/>
                              <w:jc w:val="center"/>
                            </w:pPr>
                            <w:r>
                              <w:rPr>
                                <w:rFonts w:hint="eastAsia"/>
                              </w:rPr>
                              <w:t>报警系统正常工作</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16F504E" id="Text Box 18" o:spid="_x0000_s1034" type="#_x0000_t202" style="position:absolute;left:0;text-align:left;margin-left:169.4pt;margin-top:3.65pt;width:99.5pt;height:23.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" fillcolor="white [3201]" strokeweight=".5pt">
                <v:textbox>
                  <w:txbxContent>
                    <w:p w14:paraId="78C1F8A1" w14:textId="77777777" w:rsidR="00367F6B" w:rsidRDefault="00367F6B" w:rsidP="003A7B2E">
                      <w:pPr>
                        <w:ind w:firstLine="0"/>
                        <w:jc w:val="center"/>
                      </w:pPr>
                      <w:r>
                        <w:rPr>
                          <w:rFonts w:hint="eastAsia"/>
                        </w:rPr>
                        <w:t>报警系统正常工作</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0AFA27F5" wp14:editId="39DB8C1D">
                <wp:simplePos x="0" y="0"/>
                <wp:positionH relativeFrom="column">
                  <wp:posOffset>3592195</wp:posOffset>
                </wp:positionH>
                <wp:positionV relativeFrom="paragraph">
                  <wp:posOffset>81915</wp:posOffset>
                </wp:positionV>
                <wp:extent cx="76200" cy="1028700"/>
                <wp:effectExtent l="6350" t="6350" r="8890" b="16510"/>
                <wp:wrapNone/>
                <wp:docPr id="23" name="Right Arrow Callout 22"/>
                <wp:cNvGraphicFramePr/>
                <a:graphic xmlns:a="http://schemas.openxmlformats.org/drawingml/2006/main">
                  <a:graphicData uri="http://schemas.microsoft.com/office/word/2010/wordprocessingShape">
                    <wps:wsp>
                      <wps:cNvSpPr/>
                      <wps:spPr>
                        <a:xfrm>
                          <a:off x="4672330" y="5233670"/>
                          <a:ext cx="76200" cy="1028700"/>
                        </a:xfrm>
                        <a:prstGeom prst="rightArrowCallo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35656F3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Right Arrow Callout 22" o:spid="_x0000_s1026" type="#_x0000_t78" style="position:absolute;left:0;text-align:left;margin-left:282.85pt;margin-top:6.45pt;width:6pt;height:81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" adj="14035,10400,16200,10600" fillcolor="#4472c4 [3204]" strokecolor="#1f3763 [1604]" strokeweight="1pt"/>
            </w:pict>
          </mc:Fallback>
        </mc:AlternateContent>
      </w:r>
    </w:p>
    <w:p w14:paraId="3367674B" w14:textId="77777777" w:rsidR="003A7B2E" w:rsidRDefault="003A7B2E" w:rsidP="003A7B2E">
      <w:pPr>
        <w:ind w:firstLine="720"/>
        <w:rPr>
          <w:rFonts w:ascii="宋体" w:hAnsi="宋体" w:cs="宋体"/>
          <w:color w:val="3366FF"/>
        </w:rPr>
      </w:pPr>
      <w:r>
        <w:rPr>
          <w:noProof/>
        </w:rPr>
        <mc:AlternateContent>
          <mc:Choice Requires="wps">
            <w:drawing>
              <wp:anchor distT="0" distB="0" distL="114300" distR="114300" simplePos="0" relativeHeight="251676672" behindDoc="0" locked="0" layoutInCell="1" allowOverlap="1" wp14:anchorId="369B1186" wp14:editId="75FC051D">
                <wp:simplePos x="0" y="0"/>
                <wp:positionH relativeFrom="column">
                  <wp:posOffset>3681095</wp:posOffset>
                </wp:positionH>
                <wp:positionV relativeFrom="paragraph">
                  <wp:posOffset>194310</wp:posOffset>
                </wp:positionV>
                <wp:extent cx="1022350" cy="285750"/>
                <wp:effectExtent l="4445" t="4445" r="9525" b="14605"/>
                <wp:wrapNone/>
                <wp:docPr id="24" name="Text Box 23"/>
                <wp:cNvGraphicFramePr/>
                <a:graphic xmlns:a="http://schemas.openxmlformats.org/drawingml/2006/main">
                  <a:graphicData uri="http://schemas.microsoft.com/office/word/2010/wordprocessingShape">
                    <wps:wsp>
                      <wps:cNvSpPr txBox="1"/>
                      <wps:spPr>
                        <a:xfrm>
                          <a:off x="4977130" y="5576570"/>
                          <a:ext cx="1022350" cy="285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3A5B40F" w14:textId="77777777" w:rsidR="00367F6B" w:rsidRDefault="00367F6B" w:rsidP="003A7B2E">
                            <w:pPr>
                              <w:ind w:firstLine="0"/>
                              <w:jc w:val="center"/>
                            </w:pPr>
                            <w:r>
                              <w:rPr>
                                <w:rFonts w:hint="eastAsia"/>
                              </w:rPr>
                              <w:t>系统报警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69B1186" id="Text Box 23" o:spid="_x0000_s1035" type="#_x0000_t202" style="position:absolute;left:0;text-align:left;margin-left:289.85pt;margin-top:15.3pt;width:80.5pt;height:2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" fillcolor="white [3201]" strokeweight=".5pt">
                <v:textbox>
                  <w:txbxContent>
                    <w:p w14:paraId="03A5B40F" w14:textId="77777777" w:rsidR="00367F6B" w:rsidRDefault="00367F6B" w:rsidP="003A7B2E">
                      <w:pPr>
                        <w:ind w:firstLine="0"/>
                        <w:jc w:val="center"/>
                      </w:pPr>
                      <w:r>
                        <w:rPr>
                          <w:rFonts w:hint="eastAsia"/>
                        </w:rPr>
                        <w:t>系统报警</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605D15A8" wp14:editId="6E14AC10">
                <wp:simplePos x="0" y="0"/>
                <wp:positionH relativeFrom="column">
                  <wp:posOffset>2100580</wp:posOffset>
                </wp:positionH>
                <wp:positionV relativeFrom="paragraph">
                  <wp:posOffset>154305</wp:posOffset>
                </wp:positionV>
                <wp:extent cx="1441450" cy="292100"/>
                <wp:effectExtent l="4445" t="4445" r="17145" b="8255"/>
                <wp:wrapNone/>
                <wp:docPr id="25" name="Text Box 19"/>
                <wp:cNvGraphicFramePr/>
                <a:graphic xmlns:a="http://schemas.openxmlformats.org/drawingml/2006/main">
                  <a:graphicData uri="http://schemas.microsoft.com/office/word/2010/wordprocessingShape">
                    <wps:wsp>
                      <wps:cNvSpPr txBox="1"/>
                      <wps:spPr>
                        <a:xfrm>
                          <a:off x="3275965" y="5692140"/>
                          <a:ext cx="1441450" cy="2921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64C367D" w14:textId="77777777" w:rsidR="00367F6B" w:rsidRDefault="00367F6B" w:rsidP="003A7B2E">
                            <w:pPr>
                              <w:ind w:firstLine="0"/>
                              <w:jc w:val="center"/>
                            </w:pPr>
                            <w:r>
                              <w:rPr>
                                <w:rFonts w:hint="eastAsia"/>
                              </w:rPr>
                              <w:t>门卫未切断报警系统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05D15A8" id="Text Box 19" o:spid="_x0000_s1036" type="#_x0000_t202" style="position:absolute;left:0;text-align:left;margin-left:165.4pt;margin-top:12.15pt;width:113.5pt;height:23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" fillcolor="white [3201]" strokeweight=".5pt">
                <v:textbox>
                  <w:txbxContent>
                    <w:p w14:paraId="264C367D" w14:textId="77777777" w:rsidR="00367F6B" w:rsidRDefault="00367F6B" w:rsidP="003A7B2E">
                      <w:pPr>
                        <w:ind w:firstLine="0"/>
                        <w:jc w:val="center"/>
                      </w:pPr>
                      <w:r>
                        <w:rPr>
                          <w:rFonts w:hint="eastAsia"/>
                        </w:rPr>
                        <w:t>门卫未切断报警系统</w:t>
                      </w:r>
                    </w:p>
                  </w:txbxContent>
                </v:textbox>
              </v:shape>
            </w:pict>
          </mc:Fallback>
        </mc:AlternateContent>
      </w:r>
    </w:p>
    <w:p w14:paraId="20F28263" w14:textId="77777777" w:rsidR="003A7B2E" w:rsidRDefault="003A7B2E" w:rsidP="003A7B2E">
      <w:pPr>
        <w:ind w:firstLine="720"/>
        <w:rPr>
          <w:rFonts w:ascii="宋体" w:hAnsi="宋体" w:cs="宋体"/>
          <w:color w:val="3366FF"/>
        </w:rPr>
      </w:pPr>
    </w:p>
    <w:p w14:paraId="1280D726" w14:textId="77777777" w:rsidR="003A7B2E" w:rsidRDefault="003A7B2E" w:rsidP="003A7B2E">
      <w:pPr>
        <w:ind w:firstLine="720"/>
        <w:rPr>
          <w:rFonts w:ascii="宋体" w:hAnsi="宋体" w:cs="宋体"/>
          <w:color w:val="3366FF"/>
        </w:rPr>
      </w:pPr>
      <w:r>
        <w:rPr>
          <w:noProof/>
        </w:rPr>
        <mc:AlternateContent>
          <mc:Choice Requires="wps">
            <w:drawing>
              <wp:anchor distT="0" distB="0" distL="114300" distR="114300" simplePos="0" relativeHeight="251674624" behindDoc="0" locked="0" layoutInCell="1" allowOverlap="1" wp14:anchorId="2A19E071" wp14:editId="3DC427FE">
                <wp:simplePos x="0" y="0"/>
                <wp:positionH relativeFrom="column">
                  <wp:posOffset>2183130</wp:posOffset>
                </wp:positionH>
                <wp:positionV relativeFrom="paragraph">
                  <wp:posOffset>8890</wp:posOffset>
                </wp:positionV>
                <wp:extent cx="1257300" cy="279400"/>
                <wp:effectExtent l="4445" t="4445" r="18415" b="5715"/>
                <wp:wrapNone/>
                <wp:docPr id="26" name="Text Box 20"/>
                <wp:cNvGraphicFramePr/>
                <a:graphic xmlns:a="http://schemas.openxmlformats.org/drawingml/2006/main">
                  <a:graphicData uri="http://schemas.microsoft.com/office/word/2010/wordprocessingShape">
                    <wps:wsp>
                      <wps:cNvSpPr txBox="1"/>
                      <wps:spPr>
                        <a:xfrm>
                          <a:off x="3263265" y="5938520"/>
                          <a:ext cx="1257300" cy="279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10981F9" w14:textId="77777777" w:rsidR="00367F6B" w:rsidRDefault="00367F6B" w:rsidP="003A7B2E">
                            <w:pPr>
                              <w:ind w:firstLine="0"/>
                              <w:jc w:val="center"/>
                            </w:pPr>
                            <w:r>
                              <w:rPr>
                                <w:rFonts w:hint="eastAsia"/>
                              </w:rPr>
                              <w:t>触发传感器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A19E071" id="Text Box 20" o:spid="_x0000_s1037" type="#_x0000_t202" style="position:absolute;left:0;text-align:left;margin-left:171.9pt;margin-top:.7pt;width:99pt;height:22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" fillcolor="white [3201]" strokeweight=".5pt">
                <v:textbox>
                  <w:txbxContent>
                    <w:p w14:paraId="410981F9" w14:textId="77777777" w:rsidR="00367F6B" w:rsidRDefault="00367F6B" w:rsidP="003A7B2E">
                      <w:pPr>
                        <w:ind w:firstLine="0"/>
                        <w:jc w:val="center"/>
                      </w:pPr>
                      <w:r>
                        <w:rPr>
                          <w:rFonts w:hint="eastAsia"/>
                        </w:rPr>
                        <w:t>触发传感器</w:t>
                      </w:r>
                    </w:p>
                  </w:txbxContent>
                </v:textbox>
              </v:shape>
            </w:pict>
          </mc:Fallback>
        </mc:AlternateContent>
      </w:r>
    </w:p>
    <w:p w14:paraId="73CA95B5" w14:textId="77777777" w:rsidR="003A7B2E" w:rsidRDefault="003A7B2E" w:rsidP="003A7B2E">
      <w:pPr>
        <w:ind w:firstLine="720"/>
        <w:rPr>
          <w:rFonts w:ascii="宋体" w:hAnsi="宋体" w:cs="宋体"/>
          <w:color w:val="3366FF"/>
        </w:rPr>
      </w:pPr>
    </w:p>
    <w:p w14:paraId="3DDE36D7" w14:textId="77777777" w:rsidR="003A7B2E" w:rsidRDefault="003A7B2E" w:rsidP="003A7B2E">
      <w:pPr>
        <w:ind w:firstLine="720"/>
        <w:rPr>
          <w:rFonts w:ascii="宋体" w:hAnsi="宋体" w:cs="宋体"/>
          <w:color w:val="3366FF"/>
        </w:rPr>
      </w:pPr>
      <w:r>
        <w:rPr>
          <w:noProof/>
        </w:rPr>
        <mc:AlternateContent>
          <mc:Choice Requires="wps">
            <w:drawing>
              <wp:anchor distT="0" distB="0" distL="114300" distR="114300" simplePos="0" relativeHeight="251677696" behindDoc="0" locked="0" layoutInCell="1" allowOverlap="1" wp14:anchorId="293F060E" wp14:editId="71D80533">
                <wp:simplePos x="0" y="0"/>
                <wp:positionH relativeFrom="column">
                  <wp:posOffset>436245</wp:posOffset>
                </wp:positionH>
                <wp:positionV relativeFrom="paragraph">
                  <wp:posOffset>53340</wp:posOffset>
                </wp:positionV>
                <wp:extent cx="1143000" cy="533400"/>
                <wp:effectExtent l="4445" t="4445" r="10795" b="10795"/>
                <wp:wrapNone/>
                <wp:docPr id="27" name="Text Box 24"/>
                <wp:cNvGraphicFramePr/>
                <a:graphic xmlns:a="http://schemas.openxmlformats.org/drawingml/2006/main">
                  <a:graphicData uri="http://schemas.microsoft.com/office/word/2010/wordprocessingShape">
                    <wps:wsp>
                      <wps:cNvSpPr txBox="1"/>
                      <wps:spPr>
                        <a:xfrm>
                          <a:off x="1516380" y="6456045"/>
                          <a:ext cx="1143000" cy="533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FB9FD61" w14:textId="77777777" w:rsidR="00367F6B" w:rsidRDefault="00367F6B" w:rsidP="003A7B2E">
                            <w:pPr>
                              <w:ind w:firstLine="0"/>
                              <w:jc w:val="center"/>
                            </w:pPr>
                            <w:r>
                              <w:rPr>
                                <w:rFonts w:hint="eastAsia"/>
                              </w:rPr>
                              <w:t>密码输错三次或门卫一键报警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93F060E" id="Text Box 24" o:spid="_x0000_s1038" type="#_x0000_t202" style="position:absolute;left:0;text-align:left;margin-left:34.35pt;margin-top:4.2pt;width:90pt;height:42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" fillcolor="white [3201]" strokeweight=".5pt">
                <v:textbox>
                  <w:txbxContent>
                    <w:p w14:paraId="3FB9FD61" w14:textId="77777777" w:rsidR="00367F6B" w:rsidRDefault="00367F6B" w:rsidP="003A7B2E">
                      <w:pPr>
                        <w:ind w:firstLine="0"/>
                        <w:jc w:val="center"/>
                      </w:pPr>
                      <w:r>
                        <w:rPr>
                          <w:rFonts w:hint="eastAsia"/>
                        </w:rPr>
                        <w:t>密码输错三次或门卫一键报警</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074C65A0" wp14:editId="18E3546A">
                <wp:simplePos x="0" y="0"/>
                <wp:positionH relativeFrom="column">
                  <wp:posOffset>2569845</wp:posOffset>
                </wp:positionH>
                <wp:positionV relativeFrom="paragraph">
                  <wp:posOffset>172720</wp:posOffset>
                </wp:positionV>
                <wp:extent cx="1016000" cy="299085"/>
                <wp:effectExtent l="4445" t="4445" r="15875" b="16510"/>
                <wp:wrapNone/>
                <wp:docPr id="29" name="Text Box 26"/>
                <wp:cNvGraphicFramePr/>
                <a:graphic xmlns:a="http://schemas.openxmlformats.org/drawingml/2006/main">
                  <a:graphicData uri="http://schemas.microsoft.com/office/word/2010/wordprocessingShape">
                    <wps:wsp>
                      <wps:cNvSpPr txBox="1"/>
                      <wps:spPr>
                        <a:xfrm>
                          <a:off x="3643630" y="6563995"/>
                          <a:ext cx="1016000" cy="2990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16E4277" w14:textId="77777777" w:rsidR="00367F6B" w:rsidRDefault="00367F6B" w:rsidP="003A7B2E">
                            <w:pPr>
                              <w:ind w:firstLine="0"/>
                              <w:jc w:val="center"/>
                            </w:pPr>
                            <w:r>
                              <w:rPr>
                                <w:rFonts w:hint="eastAsia"/>
                              </w:rPr>
                              <w:t>直接报警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74C65A0" id="Text Box 26" o:spid="_x0000_s1039" type="#_x0000_t202" style="position:absolute;left:0;text-align:left;margin-left:202.35pt;margin-top:13.6pt;width:80pt;height:23.5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" fillcolor="white [3201]" strokeweight=".5pt">
                <v:textbox>
                  <w:txbxContent>
                    <w:p w14:paraId="216E4277" w14:textId="77777777" w:rsidR="00367F6B" w:rsidRDefault="00367F6B" w:rsidP="003A7B2E">
                      <w:pPr>
                        <w:ind w:firstLine="0"/>
                        <w:jc w:val="center"/>
                      </w:pPr>
                      <w:r>
                        <w:rPr>
                          <w:rFonts w:hint="eastAsia"/>
                        </w:rPr>
                        <w:t>直接报警</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642A1D34" wp14:editId="3EAF44A8">
                <wp:simplePos x="0" y="0"/>
                <wp:positionH relativeFrom="column">
                  <wp:posOffset>1591945</wp:posOffset>
                </wp:positionH>
                <wp:positionV relativeFrom="paragraph">
                  <wp:posOffset>229870</wp:posOffset>
                </wp:positionV>
                <wp:extent cx="979170" cy="149225"/>
                <wp:effectExtent l="6350" t="15240" r="20320" b="18415"/>
                <wp:wrapNone/>
                <wp:docPr id="30" name="Right Arrow 25"/>
                <wp:cNvGraphicFramePr/>
                <a:graphic xmlns:a="http://schemas.openxmlformats.org/drawingml/2006/main">
                  <a:graphicData uri="http://schemas.microsoft.com/office/word/2010/wordprocessingShape">
                    <wps:wsp>
                      <wps:cNvSpPr/>
                      <wps:spPr>
                        <a:xfrm>
                          <a:off x="2665730" y="6729095"/>
                          <a:ext cx="979170" cy="149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B862A5B" id="Right Arrow 25" o:spid="_x0000_s1026" type="#_x0000_t13" style="position:absolute;left:0;text-align:left;margin-left:125.35pt;margin-top:18.1pt;width:77.1pt;height:11.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" adj="19954" fillcolor="#4472c4 [3204]" strokecolor="#1f3763 [1604]" strokeweight="1pt"/>
            </w:pict>
          </mc:Fallback>
        </mc:AlternateContent>
      </w:r>
    </w:p>
    <w:p w14:paraId="10EABA23" w14:textId="77777777" w:rsidR="003A7B2E" w:rsidRDefault="003A7B2E" w:rsidP="003A7B2E">
      <w:pPr>
        <w:ind w:firstLine="720"/>
        <w:rPr>
          <w:rFonts w:ascii="宋体" w:hAnsi="宋体" w:cs="宋体"/>
          <w:color w:val="3366FF"/>
        </w:rPr>
      </w:pPr>
    </w:p>
    <w:p w14:paraId="17F39700" w14:textId="77777777" w:rsidR="003A7B2E" w:rsidRDefault="003A7B2E" w:rsidP="003A7B2E">
      <w:pPr>
        <w:ind w:firstLine="720"/>
        <w:rPr>
          <w:rFonts w:ascii="宋体" w:hAnsi="宋体" w:cs="宋体"/>
          <w:color w:val="3366FF"/>
        </w:rPr>
      </w:pPr>
      <w:r>
        <w:rPr>
          <w:noProof/>
        </w:rPr>
        <mc:AlternateContent>
          <mc:Choice Requires="wps">
            <w:drawing>
              <wp:anchor distT="0" distB="0" distL="114300" distR="114300" simplePos="0" relativeHeight="251686912" behindDoc="0" locked="0" layoutInCell="1" allowOverlap="1" wp14:anchorId="64E9C908" wp14:editId="77D2163D">
                <wp:simplePos x="0" y="0"/>
                <wp:positionH relativeFrom="column">
                  <wp:posOffset>4373245</wp:posOffset>
                </wp:positionH>
                <wp:positionV relativeFrom="paragraph">
                  <wp:posOffset>123190</wp:posOffset>
                </wp:positionV>
                <wp:extent cx="1377950" cy="621665"/>
                <wp:effectExtent l="4445" t="5080" r="19685" b="13335"/>
                <wp:wrapNone/>
                <wp:docPr id="35" name="Text Box 35"/>
                <wp:cNvGraphicFramePr/>
                <a:graphic xmlns:a="http://schemas.openxmlformats.org/drawingml/2006/main">
                  <a:graphicData uri="http://schemas.microsoft.com/office/word/2010/wordprocessingShape">
                    <wps:wsp>
                      <wps:cNvSpPr txBox="1"/>
                      <wps:spPr>
                        <a:xfrm>
                          <a:off x="5434330" y="4369435"/>
                          <a:ext cx="1377950" cy="6216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361B86A" w14:textId="77777777" w:rsidR="00367F6B" w:rsidRDefault="00367F6B" w:rsidP="003A7B2E">
                            <w:pPr>
                              <w:ind w:firstLine="0"/>
                              <w:jc w:val="center"/>
                            </w:pPr>
                            <w:r>
                              <w:rPr>
                                <w:rFonts w:hint="eastAsia"/>
                              </w:rPr>
                              <w:t>门卫按下</w:t>
                            </w:r>
                            <w:r>
                              <w:rPr>
                                <w:rFonts w:hint="eastAsia"/>
                              </w:rPr>
                              <w:t>keeper</w:t>
                            </w:r>
                            <w:r>
                              <w:rPr>
                                <w:rFonts w:hint="eastAsia"/>
                              </w:rPr>
                              <w:t>键，报警系统切断</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4E9C908" id="Text Box 35" o:spid="_x0000_s1040" type="#_x0000_t202" style="position:absolute;left:0;text-align:left;margin-left:344.35pt;margin-top:9.7pt;width:108.5pt;height:48.9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" fillcolor="white [3201]" strokeweight=".5pt">
                <v:textbox>
                  <w:txbxContent>
                    <w:p w14:paraId="6361B86A" w14:textId="77777777" w:rsidR="00367F6B" w:rsidRDefault="00367F6B" w:rsidP="003A7B2E">
                      <w:pPr>
                        <w:ind w:firstLine="0"/>
                        <w:jc w:val="center"/>
                      </w:pPr>
                      <w:r>
                        <w:rPr>
                          <w:rFonts w:hint="eastAsia"/>
                        </w:rPr>
                        <w:t>门卫按下</w:t>
                      </w:r>
                      <w:r>
                        <w:rPr>
                          <w:rFonts w:hint="eastAsia"/>
                        </w:rPr>
                        <w:t>keeper</w:t>
                      </w:r>
                      <w:r>
                        <w:rPr>
                          <w:rFonts w:hint="eastAsia"/>
                        </w:rPr>
                        <w:t>键，报警系统切断</w:t>
                      </w:r>
                    </w:p>
                  </w:txbxContent>
                </v:textbox>
              </v:shape>
            </w:pict>
          </mc:Fallback>
        </mc:AlternateContent>
      </w:r>
    </w:p>
    <w:p w14:paraId="76F49D02" w14:textId="77777777" w:rsidR="003A7B2E" w:rsidRDefault="003A7B2E" w:rsidP="003A7B2E">
      <w:pPr>
        <w:ind w:firstLine="720"/>
        <w:rPr>
          <w:rFonts w:ascii="宋体" w:hAnsi="宋体" w:cs="宋体"/>
          <w:color w:val="3366FF"/>
        </w:rPr>
      </w:pPr>
      <w:r>
        <w:rPr>
          <w:noProof/>
        </w:rPr>
        <mc:AlternateContent>
          <mc:Choice Requires="wps">
            <w:drawing>
              <wp:anchor distT="0" distB="0" distL="114300" distR="114300" simplePos="0" relativeHeight="251685888" behindDoc="0" locked="0" layoutInCell="1" allowOverlap="1" wp14:anchorId="51AC164C" wp14:editId="51E0506D">
                <wp:simplePos x="0" y="0"/>
                <wp:positionH relativeFrom="column">
                  <wp:posOffset>3662045</wp:posOffset>
                </wp:positionH>
                <wp:positionV relativeFrom="paragraph">
                  <wp:posOffset>124460</wp:posOffset>
                </wp:positionV>
                <wp:extent cx="704850" cy="95250"/>
                <wp:effectExtent l="6350" t="15240" r="20320" b="26670"/>
                <wp:wrapNone/>
                <wp:docPr id="34" name="Right Arrow 34"/>
                <wp:cNvGraphicFramePr/>
                <a:graphic xmlns:a="http://schemas.openxmlformats.org/drawingml/2006/main">
                  <a:graphicData uri="http://schemas.microsoft.com/office/word/2010/wordprocessingShape">
                    <wps:wsp>
                      <wps:cNvSpPr/>
                      <wps:spPr>
                        <a:xfrm>
                          <a:off x="4742180" y="4471035"/>
                          <a:ext cx="704850" cy="95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68ED5CA" id="Right Arrow 34" o:spid="_x0000_s1026" type="#_x0000_t13" style="position:absolute;left:0;text-align:left;margin-left:288.35pt;margin-top:9.8pt;width:55.5pt;height: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" adj="20141" fillcolor="#4472c4 [3204]" strokecolor="#1f3763 [1604]" strokeweight="1pt"/>
            </w:pict>
          </mc:Fallback>
        </mc:AlternateContent>
      </w:r>
      <w:r>
        <w:rPr>
          <w:noProof/>
        </w:rPr>
        <mc:AlternateContent>
          <mc:Choice Requires="wps">
            <w:drawing>
              <wp:anchor distT="0" distB="0" distL="114300" distR="114300" simplePos="0" relativeHeight="251682816" behindDoc="0" locked="0" layoutInCell="1" allowOverlap="1" wp14:anchorId="257A583D" wp14:editId="6197F28D">
                <wp:simplePos x="0" y="0"/>
                <wp:positionH relativeFrom="column">
                  <wp:posOffset>2576195</wp:posOffset>
                </wp:positionH>
                <wp:positionV relativeFrom="paragraph">
                  <wp:posOffset>13335</wp:posOffset>
                </wp:positionV>
                <wp:extent cx="1079500" cy="304800"/>
                <wp:effectExtent l="4445" t="4445" r="13335" b="10795"/>
                <wp:wrapNone/>
                <wp:docPr id="33" name="Text Box 30"/>
                <wp:cNvGraphicFramePr/>
                <a:graphic xmlns:a="http://schemas.openxmlformats.org/drawingml/2006/main">
                  <a:graphicData uri="http://schemas.microsoft.com/office/word/2010/wordprocessingShape">
                    <wps:wsp>
                      <wps:cNvSpPr txBox="1"/>
                      <wps:spPr>
                        <a:xfrm>
                          <a:off x="3656330" y="7240270"/>
                          <a:ext cx="1079500" cy="304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E263EF2" w14:textId="77777777" w:rsidR="00367F6B" w:rsidRDefault="00367F6B" w:rsidP="003A7B2E">
                            <w:pPr>
                              <w:ind w:firstLine="0"/>
                              <w:jc w:val="center"/>
                            </w:pPr>
                            <w:r>
                              <w:rPr>
                                <w:rFonts w:hint="eastAsia"/>
                              </w:rPr>
                              <w:t>黄灯亮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57A583D" id="Text Box 30" o:spid="_x0000_s1041" type="#_x0000_t202" style="position:absolute;left:0;text-align:left;margin-left:202.85pt;margin-top:1.05pt;width:85pt;height:24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" fillcolor="white [3201]" strokeweight=".5pt">
                <v:textbox>
                  <w:txbxContent>
                    <w:p w14:paraId="2E263EF2" w14:textId="77777777" w:rsidR="00367F6B" w:rsidRDefault="00367F6B" w:rsidP="003A7B2E">
                      <w:pPr>
                        <w:ind w:firstLine="0"/>
                        <w:jc w:val="center"/>
                      </w:pPr>
                      <w:r>
                        <w:rPr>
                          <w:rFonts w:hint="eastAsia"/>
                        </w:rPr>
                        <w:t>黄灯亮</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1D40F5A0" wp14:editId="601BABE7">
                <wp:simplePos x="0" y="0"/>
                <wp:positionH relativeFrom="column">
                  <wp:posOffset>1649095</wp:posOffset>
                </wp:positionH>
                <wp:positionV relativeFrom="paragraph">
                  <wp:posOffset>114935</wp:posOffset>
                </wp:positionV>
                <wp:extent cx="927100" cy="120650"/>
                <wp:effectExtent l="6350" t="15240" r="11430" b="16510"/>
                <wp:wrapNone/>
                <wp:docPr id="36" name="Right Arrow 29"/>
                <wp:cNvGraphicFramePr/>
                <a:graphic xmlns:a="http://schemas.openxmlformats.org/drawingml/2006/main">
                  <a:graphicData uri="http://schemas.microsoft.com/office/word/2010/wordprocessingShape">
                    <wps:wsp>
                      <wps:cNvSpPr/>
                      <wps:spPr>
                        <a:xfrm>
                          <a:off x="2729230" y="7341870"/>
                          <a:ext cx="927100" cy="1206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BFE9AA8" id="Right Arrow 29" o:spid="_x0000_s1026" type="#_x0000_t13" style="position:absolute;left:0;text-align:left;margin-left:129.85pt;margin-top:9.05pt;width:73pt;height:9.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" adj="20195" fillcolor="#4472c4 [3204]" strokecolor="#1f3763 [1604]" strokeweight="1pt"/>
            </w:pict>
          </mc:Fallback>
        </mc:AlternateContent>
      </w:r>
      <w:r>
        <w:rPr>
          <w:noProof/>
        </w:rPr>
        <mc:AlternateContent>
          <mc:Choice Requires="wps">
            <w:drawing>
              <wp:anchor distT="0" distB="0" distL="114300" distR="114300" simplePos="0" relativeHeight="251680768" behindDoc="0" locked="0" layoutInCell="1" allowOverlap="1" wp14:anchorId="209EA046" wp14:editId="007771BA">
                <wp:simplePos x="0" y="0"/>
                <wp:positionH relativeFrom="column">
                  <wp:posOffset>416560</wp:posOffset>
                </wp:positionH>
                <wp:positionV relativeFrom="paragraph">
                  <wp:posOffset>635</wp:posOffset>
                </wp:positionV>
                <wp:extent cx="1233170" cy="285750"/>
                <wp:effectExtent l="4445" t="4445" r="12065" b="14605"/>
                <wp:wrapNone/>
                <wp:docPr id="37" name="Text Box 27"/>
                <wp:cNvGraphicFramePr/>
                <a:graphic xmlns:a="http://schemas.openxmlformats.org/drawingml/2006/main">
                  <a:graphicData uri="http://schemas.microsoft.com/office/word/2010/wordprocessingShape">
                    <wps:wsp>
                      <wps:cNvSpPr txBox="1"/>
                      <wps:spPr>
                        <a:xfrm>
                          <a:off x="1522730" y="7233920"/>
                          <a:ext cx="1233170" cy="285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B284DD1" w14:textId="77777777" w:rsidR="00367F6B" w:rsidRDefault="00367F6B" w:rsidP="003A7B2E">
                            <w:pPr>
                              <w:ind w:firstLine="0"/>
                              <w:jc w:val="center"/>
                            </w:pPr>
                            <w:r>
                              <w:rPr>
                                <w:rFonts w:hint="eastAsia"/>
                              </w:rPr>
                              <w:t>主人按下</w:t>
                            </w:r>
                            <w:r>
                              <w:rPr>
                                <w:rFonts w:hint="eastAsia"/>
                              </w:rPr>
                              <w:t>host</w:t>
                            </w:r>
                            <w:r>
                              <w:rPr>
                                <w:rFonts w:hint="eastAsia"/>
                              </w:rPr>
                              <w:t>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09EA046" id="Text Box 27" o:spid="_x0000_s1042" type="#_x0000_t202" style="position:absolute;left:0;text-align:left;margin-left:32.8pt;margin-top:.05pt;width:97.1pt;height:22.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" fillcolor="white [3201]" strokeweight=".5pt">
                <v:textbox>
                  <w:txbxContent>
                    <w:p w14:paraId="7B284DD1" w14:textId="77777777" w:rsidR="00367F6B" w:rsidRDefault="00367F6B" w:rsidP="003A7B2E">
                      <w:pPr>
                        <w:ind w:firstLine="0"/>
                        <w:jc w:val="center"/>
                      </w:pPr>
                      <w:r>
                        <w:rPr>
                          <w:rFonts w:hint="eastAsia"/>
                        </w:rPr>
                        <w:t>主人按下</w:t>
                      </w:r>
                      <w:r>
                        <w:rPr>
                          <w:rFonts w:hint="eastAsia"/>
                        </w:rPr>
                        <w:t>host</w:t>
                      </w:r>
                      <w:r>
                        <w:rPr>
                          <w:rFonts w:hint="eastAsia"/>
                        </w:rPr>
                        <w:t>键</w:t>
                      </w:r>
                    </w:p>
                  </w:txbxContent>
                </v:textbox>
              </v:shape>
            </w:pict>
          </mc:Fallback>
        </mc:AlternateContent>
      </w:r>
    </w:p>
    <w:p w14:paraId="213856E8" w14:textId="77777777" w:rsidR="003A7B2E" w:rsidRDefault="003A7B2E" w:rsidP="003A7B2E">
      <w:pPr>
        <w:ind w:firstLine="720"/>
        <w:rPr>
          <w:rFonts w:ascii="宋体" w:hAnsi="宋体" w:cs="宋体"/>
          <w:color w:val="3366FF"/>
        </w:rPr>
      </w:pPr>
    </w:p>
    <w:p w14:paraId="096ABB75" w14:textId="77777777" w:rsidR="003A7B2E" w:rsidRDefault="003A7B2E" w:rsidP="003A7B2E">
      <w:pPr>
        <w:ind w:firstLine="720"/>
        <w:rPr>
          <w:rFonts w:ascii="宋体" w:hAnsi="宋体" w:cs="宋体"/>
          <w:color w:val="3366FF"/>
        </w:rPr>
      </w:pPr>
    </w:p>
    <w:p w14:paraId="5EA61B51" w14:textId="77777777" w:rsidR="003A7B2E" w:rsidRDefault="003A7B2E" w:rsidP="003A7B2E">
      <w:pPr>
        <w:ind w:firstLine="720"/>
        <w:rPr>
          <w:rFonts w:ascii="宋体" w:hAnsi="宋体" w:cs="宋体"/>
          <w:color w:val="000000" w:themeColor="text1"/>
        </w:rPr>
      </w:pPr>
      <w:r>
        <w:rPr>
          <w:rFonts w:ascii="宋体" w:hAnsi="宋体" w:cs="宋体" w:hint="eastAsia"/>
          <w:color w:val="000000" w:themeColor="text1"/>
        </w:rPr>
        <w:t>基本程序如下：</w:t>
      </w:r>
    </w:p>
    <w:p w14:paraId="2572EBE3" w14:textId="77777777" w:rsidR="003A7B2E" w:rsidRPr="003A7B2E" w:rsidRDefault="003A7B2E" w:rsidP="003A7B2E">
      <w:pPr>
        <w:keepNext w:val="0"/>
        <w:jc w:val="center"/>
        <w:rPr>
          <w:rFonts w:ascii="宋体" w:hAnsi="宋体" w:cs="宋体"/>
          <w:color w:val="3366FF"/>
        </w:rPr>
      </w:pPr>
      <w:r>
        <w:rPr>
          <w:rFonts w:ascii="宋体" w:hAnsi="宋体" w:cs="宋体"/>
          <w:noProof/>
          <w:sz w:val="24"/>
          <w:szCs w:val="24"/>
          <w:lang w:bidi="ar"/>
        </w:rPr>
        <w:drawing>
          <wp:inline distT="0" distB="0" distL="114300" distR="114300" wp14:anchorId="0152AD50" wp14:editId="5BCF8724">
            <wp:extent cx="4801801" cy="3302000"/>
            <wp:effectExtent l="0" t="0" r="0" b="0"/>
            <wp:docPr id="3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descr="IMG_256"/>
                    <pic:cNvPicPr>
                      <a:picLocks noChangeAspect="1"/>
                    </pic:cNvPicPr>
                  </pic:nvPicPr>
                  <pic:blipFill>
                    <a:blip r:embed="rId22"/>
                    <a:stretch>
                      <a:fillRect/>
                    </a:stretch>
                  </pic:blipFill>
                  <pic:spPr>
                    <a:xfrm>
                      <a:off x="0" y="0"/>
                      <a:ext cx="4804775" cy="3304045"/>
                    </a:xfrm>
                    <a:prstGeom prst="rect">
                      <a:avLst/>
                    </a:prstGeom>
                    <a:noFill/>
                    <a:ln w="9525">
                      <a:noFill/>
                    </a:ln>
                  </pic:spPr>
                </pic:pic>
              </a:graphicData>
            </a:graphic>
          </wp:inline>
        </w:drawing>
      </w:r>
    </w:p>
    <w:p w14:paraId="44D027CD" w14:textId="77777777" w:rsidR="00B43A9F" w:rsidRPr="0077432E" w:rsidRDefault="00E60986" w:rsidP="0077432E">
      <w:pPr>
        <w:pStyle w:val="20"/>
      </w:pPr>
      <w:bookmarkStart w:id="590" w:name="_Toc530340567"/>
      <w:r w:rsidRPr="0077432E">
        <w:rPr>
          <w:rFonts w:hint="eastAsia"/>
        </w:rPr>
        <w:lastRenderedPageBreak/>
        <w:t>触摸屏编程详述</w:t>
      </w:r>
      <w:bookmarkEnd w:id="590"/>
    </w:p>
    <w:p w14:paraId="0093B021" w14:textId="77777777" w:rsidR="008D2321" w:rsidRPr="005375DC" w:rsidRDefault="00CF5E92" w:rsidP="00CF5E92">
      <w:pPr>
        <w:numPr>
          <w:ilvl w:val="0"/>
          <w:numId w:val="7"/>
        </w:numPr>
        <w:rPr>
          <w:ins w:id="591" w:author="赵 子文" w:date="2018-11-15T23:13:00Z"/>
          <w:color w:val="000000"/>
        </w:rPr>
      </w:pPr>
      <w:ins w:id="592" w:author="赵 子文" w:date="2018-11-15T23:13:00Z">
        <w:r w:rsidRPr="005375DC">
          <w:rPr>
            <w:rFonts w:hint="eastAsia"/>
            <w:color w:val="000000"/>
          </w:rPr>
          <w:t>变量设定</w:t>
        </w:r>
      </w:ins>
    </w:p>
    <w:tbl>
      <w:tblPr>
        <w:tblW w:w="4516" w:type="dxa"/>
        <w:jc w:val="center"/>
        <w:tblLook w:val="04A0" w:firstRow="1" w:lastRow="0" w:firstColumn="1" w:lastColumn="0" w:noHBand="0" w:noVBand="1"/>
      </w:tblPr>
      <w:tblGrid>
        <w:gridCol w:w="1276"/>
        <w:gridCol w:w="1080"/>
        <w:gridCol w:w="1080"/>
        <w:gridCol w:w="1080"/>
      </w:tblGrid>
      <w:tr w:rsidR="00CF5E92" w:rsidRPr="00CF5E92" w14:paraId="035041CF" w14:textId="77777777" w:rsidTr="00D85979">
        <w:trPr>
          <w:trHeight w:val="285"/>
          <w:jc w:val="center"/>
          <w:ins w:id="593" w:author="赵 子文" w:date="2018-11-15T23:13:00Z"/>
        </w:trPr>
        <w:tc>
          <w:tcPr>
            <w:tcW w:w="1276"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CD88E7F" w14:textId="77777777" w:rsidR="00CF5E92" w:rsidRPr="00CF5E92" w:rsidRDefault="00CF5E92" w:rsidP="00CF5E92">
            <w:pPr>
              <w:keepNext w:val="0"/>
              <w:spacing w:line="240" w:lineRule="auto"/>
              <w:ind w:firstLine="0"/>
              <w:jc w:val="left"/>
              <w:rPr>
                <w:ins w:id="594" w:author="赵 子文" w:date="2018-11-15T23:13:00Z"/>
                <w:rFonts w:ascii="等线" w:eastAsia="等线" w:hAnsi="等线" w:cs="宋体"/>
                <w:color w:val="FFFFFF"/>
                <w:sz w:val="22"/>
                <w:szCs w:val="22"/>
              </w:rPr>
            </w:pPr>
            <w:ins w:id="595" w:author="赵 子文" w:date="2018-11-15T23:13:00Z">
              <w:r w:rsidRPr="00CF5E92">
                <w:rPr>
                  <w:rFonts w:ascii="等线" w:eastAsia="等线" w:hAnsi="等线" w:cs="宋体" w:hint="eastAsia"/>
                  <w:color w:val="FFFFFF"/>
                  <w:sz w:val="22"/>
                  <w:szCs w:val="22"/>
                </w:rPr>
                <w:t>变量名称</w:t>
              </w:r>
            </w:ins>
          </w:p>
        </w:tc>
        <w:tc>
          <w:tcPr>
            <w:tcW w:w="1080" w:type="dxa"/>
            <w:tcBorders>
              <w:top w:val="single" w:sz="4" w:space="0" w:color="auto"/>
              <w:left w:val="nil"/>
              <w:bottom w:val="single" w:sz="4" w:space="0" w:color="auto"/>
              <w:right w:val="single" w:sz="4" w:space="0" w:color="auto"/>
            </w:tcBorders>
            <w:shd w:val="clear" w:color="000000" w:fill="4472C4"/>
            <w:noWrap/>
            <w:vAlign w:val="center"/>
            <w:hideMark/>
          </w:tcPr>
          <w:p w14:paraId="5ADF73EE" w14:textId="77777777" w:rsidR="00CF5E92" w:rsidRPr="00CF5E92" w:rsidRDefault="00CF5E92" w:rsidP="00CF5E92">
            <w:pPr>
              <w:keepNext w:val="0"/>
              <w:spacing w:line="240" w:lineRule="auto"/>
              <w:ind w:firstLine="0"/>
              <w:jc w:val="left"/>
              <w:rPr>
                <w:ins w:id="596" w:author="赵 子文" w:date="2018-11-15T23:13:00Z"/>
                <w:rFonts w:ascii="等线" w:eastAsia="等线" w:hAnsi="等线" w:cs="宋体"/>
                <w:color w:val="FFFFFF"/>
                <w:sz w:val="22"/>
                <w:szCs w:val="22"/>
              </w:rPr>
            </w:pPr>
            <w:ins w:id="597" w:author="赵 子文" w:date="2018-11-15T23:13:00Z">
              <w:r w:rsidRPr="00CF5E92">
                <w:rPr>
                  <w:rFonts w:ascii="等线" w:eastAsia="等线" w:hAnsi="等线" w:cs="宋体" w:hint="eastAsia"/>
                  <w:color w:val="FFFFFF"/>
                  <w:sz w:val="22"/>
                  <w:szCs w:val="22"/>
                </w:rPr>
                <w:t>变量种类</w:t>
              </w:r>
            </w:ins>
          </w:p>
        </w:tc>
        <w:tc>
          <w:tcPr>
            <w:tcW w:w="1080" w:type="dxa"/>
            <w:tcBorders>
              <w:top w:val="single" w:sz="4" w:space="0" w:color="auto"/>
              <w:left w:val="nil"/>
              <w:bottom w:val="single" w:sz="4" w:space="0" w:color="auto"/>
              <w:right w:val="single" w:sz="4" w:space="0" w:color="auto"/>
            </w:tcBorders>
            <w:shd w:val="clear" w:color="000000" w:fill="4472C4"/>
            <w:noWrap/>
            <w:vAlign w:val="center"/>
            <w:hideMark/>
          </w:tcPr>
          <w:p w14:paraId="496F55F1" w14:textId="77777777" w:rsidR="00CF5E92" w:rsidRPr="00CF5E92" w:rsidRDefault="00CF5E92" w:rsidP="00CF5E92">
            <w:pPr>
              <w:keepNext w:val="0"/>
              <w:spacing w:line="240" w:lineRule="auto"/>
              <w:ind w:firstLine="0"/>
              <w:jc w:val="left"/>
              <w:rPr>
                <w:ins w:id="598" w:author="赵 子文" w:date="2018-11-15T23:13:00Z"/>
                <w:rFonts w:ascii="等线" w:eastAsia="等线" w:hAnsi="等线" w:cs="宋体"/>
                <w:color w:val="FFFFFF"/>
                <w:sz w:val="22"/>
                <w:szCs w:val="22"/>
              </w:rPr>
            </w:pPr>
            <w:ins w:id="599" w:author="赵 子文" w:date="2018-11-15T23:13:00Z">
              <w:r w:rsidRPr="00CF5E92">
                <w:rPr>
                  <w:rFonts w:ascii="等线" w:eastAsia="等线" w:hAnsi="等线" w:cs="宋体" w:hint="eastAsia"/>
                  <w:color w:val="FFFFFF"/>
                  <w:sz w:val="22"/>
                  <w:szCs w:val="22"/>
                </w:rPr>
                <w:t>数据源</w:t>
              </w:r>
            </w:ins>
          </w:p>
        </w:tc>
        <w:tc>
          <w:tcPr>
            <w:tcW w:w="1080" w:type="dxa"/>
            <w:tcBorders>
              <w:top w:val="single" w:sz="4" w:space="0" w:color="auto"/>
              <w:left w:val="nil"/>
              <w:bottom w:val="single" w:sz="4" w:space="0" w:color="auto"/>
              <w:right w:val="single" w:sz="4" w:space="0" w:color="auto"/>
            </w:tcBorders>
            <w:shd w:val="clear" w:color="000000" w:fill="4472C4"/>
            <w:noWrap/>
            <w:vAlign w:val="center"/>
            <w:hideMark/>
          </w:tcPr>
          <w:p w14:paraId="4F40C848" w14:textId="77777777" w:rsidR="00CF5E92" w:rsidRPr="00CF5E92" w:rsidRDefault="00CF5E92" w:rsidP="00CF5E92">
            <w:pPr>
              <w:keepNext w:val="0"/>
              <w:spacing w:line="240" w:lineRule="auto"/>
              <w:ind w:firstLine="0"/>
              <w:jc w:val="left"/>
              <w:rPr>
                <w:ins w:id="600" w:author="赵 子文" w:date="2018-11-15T23:13:00Z"/>
                <w:rFonts w:ascii="等线" w:eastAsia="等线" w:hAnsi="等线" w:cs="宋体"/>
                <w:color w:val="FFFFFF"/>
                <w:sz w:val="22"/>
                <w:szCs w:val="22"/>
              </w:rPr>
            </w:pPr>
            <w:ins w:id="601" w:author="赵 子文" w:date="2018-11-15T23:13:00Z">
              <w:r w:rsidRPr="00CF5E92">
                <w:rPr>
                  <w:rFonts w:ascii="等线" w:eastAsia="等线" w:hAnsi="等线" w:cs="宋体" w:hint="eastAsia"/>
                  <w:color w:val="FFFFFF"/>
                  <w:sz w:val="22"/>
                  <w:szCs w:val="22"/>
                </w:rPr>
                <w:t>设备地址</w:t>
              </w:r>
            </w:ins>
          </w:p>
        </w:tc>
      </w:tr>
      <w:tr w:rsidR="00CF5E92" w:rsidRPr="00CF5E92" w14:paraId="14F10564" w14:textId="77777777" w:rsidTr="00D85979">
        <w:trPr>
          <w:trHeight w:val="285"/>
          <w:jc w:val="center"/>
          <w:ins w:id="602" w:author="赵 子文" w:date="2018-11-15T23:13:00Z"/>
        </w:trPr>
        <w:tc>
          <w:tcPr>
            <w:tcW w:w="1276" w:type="dxa"/>
            <w:tcBorders>
              <w:top w:val="nil"/>
              <w:left w:val="single" w:sz="4" w:space="0" w:color="auto"/>
              <w:bottom w:val="single" w:sz="4" w:space="0" w:color="auto"/>
              <w:right w:val="single" w:sz="4" w:space="0" w:color="auto"/>
            </w:tcBorders>
            <w:shd w:val="clear" w:color="000000" w:fill="4472C4"/>
            <w:noWrap/>
            <w:vAlign w:val="center"/>
            <w:hideMark/>
          </w:tcPr>
          <w:p w14:paraId="38F958E6" w14:textId="77777777" w:rsidR="00CF5E92" w:rsidRPr="00CF5E92" w:rsidRDefault="00CF5E92" w:rsidP="00CF5E92">
            <w:pPr>
              <w:keepNext w:val="0"/>
              <w:spacing w:line="240" w:lineRule="auto"/>
              <w:ind w:firstLine="0"/>
              <w:jc w:val="left"/>
              <w:rPr>
                <w:ins w:id="603" w:author="赵 子文" w:date="2018-11-15T23:13:00Z"/>
                <w:rFonts w:ascii="等线" w:eastAsia="等线" w:hAnsi="等线" w:cs="宋体"/>
                <w:color w:val="FFFFFF"/>
                <w:sz w:val="22"/>
                <w:szCs w:val="22"/>
              </w:rPr>
            </w:pPr>
            <w:ins w:id="604" w:author="赵 子文" w:date="2018-11-15T23:13:00Z">
              <w:r w:rsidRPr="00CF5E92">
                <w:rPr>
                  <w:rFonts w:ascii="等线" w:eastAsia="等线" w:hAnsi="等线" w:cs="宋体" w:hint="eastAsia"/>
                  <w:color w:val="FFFFFF"/>
                  <w:sz w:val="22"/>
                  <w:szCs w:val="22"/>
                </w:rPr>
                <w:t>所输密码</w:t>
              </w:r>
            </w:ins>
          </w:p>
        </w:tc>
        <w:tc>
          <w:tcPr>
            <w:tcW w:w="1080" w:type="dxa"/>
            <w:tcBorders>
              <w:top w:val="nil"/>
              <w:left w:val="nil"/>
              <w:bottom w:val="single" w:sz="4" w:space="0" w:color="auto"/>
              <w:right w:val="single" w:sz="4" w:space="0" w:color="auto"/>
            </w:tcBorders>
            <w:shd w:val="clear" w:color="000000" w:fill="4472C4"/>
            <w:noWrap/>
            <w:vAlign w:val="center"/>
            <w:hideMark/>
          </w:tcPr>
          <w:p w14:paraId="50D439F6" w14:textId="77777777" w:rsidR="00CF5E92" w:rsidRPr="00CF5E92" w:rsidRDefault="00CF5E92" w:rsidP="00CF5E92">
            <w:pPr>
              <w:keepNext w:val="0"/>
              <w:spacing w:line="240" w:lineRule="auto"/>
              <w:ind w:firstLine="0"/>
              <w:jc w:val="left"/>
              <w:rPr>
                <w:ins w:id="605" w:author="赵 子文" w:date="2018-11-15T23:13:00Z"/>
                <w:rFonts w:ascii="等线" w:eastAsia="等线" w:hAnsi="等线" w:cs="宋体"/>
                <w:color w:val="FFFFFF"/>
                <w:sz w:val="22"/>
                <w:szCs w:val="22"/>
              </w:rPr>
            </w:pPr>
            <w:ins w:id="606" w:author="赵 子文" w:date="2018-11-15T23:13:00Z">
              <w:r w:rsidRPr="00CF5E92">
                <w:rPr>
                  <w:rFonts w:ascii="等线" w:eastAsia="等线" w:hAnsi="等线" w:cs="宋体" w:hint="eastAsia"/>
                  <w:color w:val="FFFFFF"/>
                  <w:sz w:val="22"/>
                  <w:szCs w:val="22"/>
                </w:rPr>
                <w:t>int</w:t>
              </w:r>
            </w:ins>
          </w:p>
        </w:tc>
        <w:tc>
          <w:tcPr>
            <w:tcW w:w="1080" w:type="dxa"/>
            <w:tcBorders>
              <w:top w:val="nil"/>
              <w:left w:val="nil"/>
              <w:bottom w:val="single" w:sz="4" w:space="0" w:color="auto"/>
              <w:right w:val="single" w:sz="4" w:space="0" w:color="auto"/>
            </w:tcBorders>
            <w:shd w:val="clear" w:color="000000" w:fill="4472C4"/>
            <w:noWrap/>
            <w:vAlign w:val="center"/>
            <w:hideMark/>
          </w:tcPr>
          <w:p w14:paraId="78C06B01" w14:textId="77777777" w:rsidR="00CF5E92" w:rsidRPr="00CF5E92" w:rsidRDefault="00CF5E92" w:rsidP="00CF5E92">
            <w:pPr>
              <w:keepNext w:val="0"/>
              <w:spacing w:line="240" w:lineRule="auto"/>
              <w:ind w:firstLine="0"/>
              <w:jc w:val="left"/>
              <w:rPr>
                <w:ins w:id="607" w:author="赵 子文" w:date="2018-11-15T23:13:00Z"/>
                <w:rFonts w:ascii="等线" w:eastAsia="等线" w:hAnsi="等线" w:cs="宋体"/>
                <w:color w:val="FFFFFF"/>
                <w:sz w:val="22"/>
                <w:szCs w:val="22"/>
              </w:rPr>
            </w:pPr>
            <w:ins w:id="608" w:author="赵 子文" w:date="2018-11-15T23:13:00Z">
              <w:r w:rsidRPr="00CF5E92">
                <w:rPr>
                  <w:rFonts w:ascii="等线" w:eastAsia="等线" w:hAnsi="等线" w:cs="宋体" w:hint="eastAsia"/>
                  <w:color w:val="FFFFFF"/>
                  <w:sz w:val="22"/>
                  <w:szCs w:val="22"/>
                </w:rPr>
                <w:t>内部</w:t>
              </w:r>
            </w:ins>
          </w:p>
        </w:tc>
        <w:tc>
          <w:tcPr>
            <w:tcW w:w="1080" w:type="dxa"/>
            <w:tcBorders>
              <w:top w:val="nil"/>
              <w:left w:val="nil"/>
              <w:bottom w:val="single" w:sz="4" w:space="0" w:color="auto"/>
              <w:right w:val="single" w:sz="4" w:space="0" w:color="auto"/>
            </w:tcBorders>
            <w:shd w:val="clear" w:color="000000" w:fill="4472C4"/>
            <w:noWrap/>
            <w:vAlign w:val="center"/>
            <w:hideMark/>
          </w:tcPr>
          <w:p w14:paraId="08D60100" w14:textId="77777777" w:rsidR="00CF5E92" w:rsidRPr="00CF5E92" w:rsidRDefault="00CF5E92" w:rsidP="00CF5E92">
            <w:pPr>
              <w:keepNext w:val="0"/>
              <w:spacing w:line="240" w:lineRule="auto"/>
              <w:ind w:firstLine="0"/>
              <w:jc w:val="left"/>
              <w:rPr>
                <w:ins w:id="609" w:author="赵 子文" w:date="2018-11-15T23:13:00Z"/>
                <w:rFonts w:ascii="等线" w:eastAsia="等线" w:hAnsi="等线" w:cs="宋体"/>
                <w:color w:val="FFFFFF"/>
                <w:sz w:val="22"/>
                <w:szCs w:val="22"/>
              </w:rPr>
            </w:pPr>
            <w:ins w:id="610" w:author="赵 子文" w:date="2018-11-15T23:13:00Z">
              <w:r w:rsidRPr="00CF5E92">
                <w:rPr>
                  <w:rFonts w:ascii="等线" w:eastAsia="等线" w:hAnsi="等线" w:cs="宋体" w:hint="eastAsia"/>
                  <w:color w:val="FFFFFF"/>
                  <w:sz w:val="22"/>
                  <w:szCs w:val="22"/>
                </w:rPr>
                <w:t xml:space="preserve">　</w:t>
              </w:r>
            </w:ins>
          </w:p>
        </w:tc>
      </w:tr>
      <w:tr w:rsidR="00CF5E92" w:rsidRPr="00CF5E92" w14:paraId="08B589B1" w14:textId="77777777" w:rsidTr="00D85979">
        <w:trPr>
          <w:trHeight w:val="285"/>
          <w:jc w:val="center"/>
          <w:ins w:id="611" w:author="赵 子文" w:date="2018-11-15T23:13:00Z"/>
        </w:trPr>
        <w:tc>
          <w:tcPr>
            <w:tcW w:w="1276" w:type="dxa"/>
            <w:tcBorders>
              <w:top w:val="nil"/>
              <w:left w:val="single" w:sz="4" w:space="0" w:color="auto"/>
              <w:bottom w:val="single" w:sz="4" w:space="0" w:color="auto"/>
              <w:right w:val="single" w:sz="4" w:space="0" w:color="auto"/>
            </w:tcBorders>
            <w:shd w:val="clear" w:color="000000" w:fill="4472C4"/>
            <w:noWrap/>
            <w:vAlign w:val="center"/>
            <w:hideMark/>
          </w:tcPr>
          <w:p w14:paraId="7D687D21" w14:textId="77777777" w:rsidR="00CF5E92" w:rsidRPr="00CF5E92" w:rsidRDefault="00CF5E92" w:rsidP="00CF5E92">
            <w:pPr>
              <w:keepNext w:val="0"/>
              <w:spacing w:line="240" w:lineRule="auto"/>
              <w:ind w:firstLine="0"/>
              <w:jc w:val="left"/>
              <w:rPr>
                <w:ins w:id="612" w:author="赵 子文" w:date="2018-11-15T23:13:00Z"/>
                <w:rFonts w:ascii="等线" w:eastAsia="等线" w:hAnsi="等线" w:cs="宋体"/>
                <w:color w:val="FFFFFF"/>
                <w:sz w:val="22"/>
                <w:szCs w:val="22"/>
              </w:rPr>
            </w:pPr>
            <w:ins w:id="613" w:author="赵 子文" w:date="2018-11-15T23:13:00Z">
              <w:r w:rsidRPr="00CF5E92">
                <w:rPr>
                  <w:rFonts w:ascii="等线" w:eastAsia="等线" w:hAnsi="等线" w:cs="宋体" w:hint="eastAsia"/>
                  <w:color w:val="FFFFFF"/>
                  <w:sz w:val="22"/>
                  <w:szCs w:val="22"/>
                </w:rPr>
                <w:t>原设密码</w:t>
              </w:r>
            </w:ins>
          </w:p>
        </w:tc>
        <w:tc>
          <w:tcPr>
            <w:tcW w:w="1080" w:type="dxa"/>
            <w:tcBorders>
              <w:top w:val="nil"/>
              <w:left w:val="nil"/>
              <w:bottom w:val="single" w:sz="4" w:space="0" w:color="auto"/>
              <w:right w:val="single" w:sz="4" w:space="0" w:color="auto"/>
            </w:tcBorders>
            <w:shd w:val="clear" w:color="000000" w:fill="4472C4"/>
            <w:noWrap/>
            <w:vAlign w:val="center"/>
            <w:hideMark/>
          </w:tcPr>
          <w:p w14:paraId="2C9556D9" w14:textId="77777777" w:rsidR="00CF5E92" w:rsidRPr="00CF5E92" w:rsidRDefault="00CF5E92" w:rsidP="00CF5E92">
            <w:pPr>
              <w:keepNext w:val="0"/>
              <w:spacing w:line="240" w:lineRule="auto"/>
              <w:ind w:firstLine="0"/>
              <w:jc w:val="left"/>
              <w:rPr>
                <w:ins w:id="614" w:author="赵 子文" w:date="2018-11-15T23:13:00Z"/>
                <w:rFonts w:ascii="等线" w:eastAsia="等线" w:hAnsi="等线" w:cs="宋体"/>
                <w:color w:val="FFFFFF"/>
                <w:sz w:val="22"/>
                <w:szCs w:val="22"/>
              </w:rPr>
            </w:pPr>
            <w:ins w:id="615" w:author="赵 子文" w:date="2018-11-15T23:13:00Z">
              <w:r w:rsidRPr="00CF5E92">
                <w:rPr>
                  <w:rFonts w:ascii="等线" w:eastAsia="等线" w:hAnsi="等线" w:cs="宋体" w:hint="eastAsia"/>
                  <w:color w:val="FFFFFF"/>
                  <w:sz w:val="22"/>
                  <w:szCs w:val="22"/>
                </w:rPr>
                <w:t>int</w:t>
              </w:r>
            </w:ins>
          </w:p>
        </w:tc>
        <w:tc>
          <w:tcPr>
            <w:tcW w:w="1080" w:type="dxa"/>
            <w:tcBorders>
              <w:top w:val="nil"/>
              <w:left w:val="nil"/>
              <w:bottom w:val="single" w:sz="4" w:space="0" w:color="auto"/>
              <w:right w:val="single" w:sz="4" w:space="0" w:color="auto"/>
            </w:tcBorders>
            <w:shd w:val="clear" w:color="000000" w:fill="4472C4"/>
            <w:noWrap/>
            <w:vAlign w:val="center"/>
            <w:hideMark/>
          </w:tcPr>
          <w:p w14:paraId="7831800C" w14:textId="77777777" w:rsidR="00CF5E92" w:rsidRPr="00CF5E92" w:rsidRDefault="00CF5E92" w:rsidP="00CF5E92">
            <w:pPr>
              <w:keepNext w:val="0"/>
              <w:spacing w:line="240" w:lineRule="auto"/>
              <w:ind w:firstLine="0"/>
              <w:jc w:val="left"/>
              <w:rPr>
                <w:ins w:id="616" w:author="赵 子文" w:date="2018-11-15T23:13:00Z"/>
                <w:rFonts w:ascii="等线" w:eastAsia="等线" w:hAnsi="等线" w:cs="宋体"/>
                <w:color w:val="FFFFFF"/>
                <w:sz w:val="22"/>
                <w:szCs w:val="22"/>
              </w:rPr>
            </w:pPr>
            <w:ins w:id="617" w:author="赵 子文" w:date="2018-11-15T23:13:00Z">
              <w:r w:rsidRPr="00CF5E92">
                <w:rPr>
                  <w:rFonts w:ascii="等线" w:eastAsia="等线" w:hAnsi="等线" w:cs="宋体" w:hint="eastAsia"/>
                  <w:color w:val="FFFFFF"/>
                  <w:sz w:val="22"/>
                  <w:szCs w:val="22"/>
                </w:rPr>
                <w:t>内部</w:t>
              </w:r>
            </w:ins>
          </w:p>
        </w:tc>
        <w:tc>
          <w:tcPr>
            <w:tcW w:w="1080" w:type="dxa"/>
            <w:tcBorders>
              <w:top w:val="nil"/>
              <w:left w:val="nil"/>
              <w:bottom w:val="single" w:sz="4" w:space="0" w:color="auto"/>
              <w:right w:val="single" w:sz="4" w:space="0" w:color="auto"/>
            </w:tcBorders>
            <w:shd w:val="clear" w:color="000000" w:fill="4472C4"/>
            <w:noWrap/>
            <w:vAlign w:val="center"/>
            <w:hideMark/>
          </w:tcPr>
          <w:p w14:paraId="1E0A3590" w14:textId="77777777" w:rsidR="00CF5E92" w:rsidRPr="00CF5E92" w:rsidRDefault="00CF5E92" w:rsidP="00CF5E92">
            <w:pPr>
              <w:keepNext w:val="0"/>
              <w:spacing w:line="240" w:lineRule="auto"/>
              <w:ind w:firstLine="0"/>
              <w:jc w:val="left"/>
              <w:rPr>
                <w:ins w:id="618" w:author="赵 子文" w:date="2018-11-15T23:13:00Z"/>
                <w:rFonts w:ascii="等线" w:eastAsia="等线" w:hAnsi="等线" w:cs="宋体"/>
                <w:color w:val="FFFFFF"/>
                <w:sz w:val="22"/>
                <w:szCs w:val="22"/>
              </w:rPr>
            </w:pPr>
            <w:ins w:id="619" w:author="赵 子文" w:date="2018-11-15T23:13:00Z">
              <w:r w:rsidRPr="00CF5E92">
                <w:rPr>
                  <w:rFonts w:ascii="等线" w:eastAsia="等线" w:hAnsi="等线" w:cs="宋体" w:hint="eastAsia"/>
                  <w:color w:val="FFFFFF"/>
                  <w:sz w:val="22"/>
                  <w:szCs w:val="22"/>
                </w:rPr>
                <w:t xml:space="preserve">　</w:t>
              </w:r>
            </w:ins>
          </w:p>
        </w:tc>
      </w:tr>
      <w:tr w:rsidR="00CF5E92" w:rsidRPr="00CF5E92" w14:paraId="65F712E3" w14:textId="77777777" w:rsidTr="00D85979">
        <w:trPr>
          <w:trHeight w:val="285"/>
          <w:jc w:val="center"/>
          <w:ins w:id="620" w:author="赵 子文" w:date="2018-11-15T23:13:00Z"/>
        </w:trPr>
        <w:tc>
          <w:tcPr>
            <w:tcW w:w="1276" w:type="dxa"/>
            <w:tcBorders>
              <w:top w:val="nil"/>
              <w:left w:val="single" w:sz="4" w:space="0" w:color="auto"/>
              <w:bottom w:val="single" w:sz="4" w:space="0" w:color="auto"/>
              <w:right w:val="single" w:sz="4" w:space="0" w:color="auto"/>
            </w:tcBorders>
            <w:shd w:val="clear" w:color="000000" w:fill="4472C4"/>
            <w:noWrap/>
            <w:vAlign w:val="center"/>
            <w:hideMark/>
          </w:tcPr>
          <w:p w14:paraId="376FFD81" w14:textId="77777777" w:rsidR="00CF5E92" w:rsidRPr="00CF5E92" w:rsidRDefault="00CF5E92" w:rsidP="00CF5E92">
            <w:pPr>
              <w:keepNext w:val="0"/>
              <w:spacing w:line="240" w:lineRule="auto"/>
              <w:ind w:firstLine="0"/>
              <w:jc w:val="left"/>
              <w:rPr>
                <w:ins w:id="621" w:author="赵 子文" w:date="2018-11-15T23:13:00Z"/>
                <w:rFonts w:ascii="等线" w:eastAsia="等线" w:hAnsi="等线" w:cs="宋体"/>
                <w:color w:val="FFFFFF"/>
                <w:sz w:val="22"/>
                <w:szCs w:val="22"/>
              </w:rPr>
            </w:pPr>
            <w:ins w:id="622" w:author="赵 子文" w:date="2018-11-15T23:13:00Z">
              <w:r w:rsidRPr="00CF5E92">
                <w:rPr>
                  <w:rFonts w:ascii="等线" w:eastAsia="等线" w:hAnsi="等线" w:cs="宋体" w:hint="eastAsia"/>
                  <w:color w:val="FFFFFF"/>
                  <w:sz w:val="22"/>
                  <w:szCs w:val="22"/>
                </w:rPr>
                <w:t>延时</w:t>
              </w:r>
            </w:ins>
          </w:p>
        </w:tc>
        <w:tc>
          <w:tcPr>
            <w:tcW w:w="1080" w:type="dxa"/>
            <w:tcBorders>
              <w:top w:val="nil"/>
              <w:left w:val="nil"/>
              <w:bottom w:val="single" w:sz="4" w:space="0" w:color="auto"/>
              <w:right w:val="single" w:sz="4" w:space="0" w:color="auto"/>
            </w:tcBorders>
            <w:shd w:val="clear" w:color="000000" w:fill="4472C4"/>
            <w:noWrap/>
            <w:vAlign w:val="center"/>
            <w:hideMark/>
          </w:tcPr>
          <w:p w14:paraId="5E5D0C29" w14:textId="77777777" w:rsidR="00CF5E92" w:rsidRPr="00CF5E92" w:rsidRDefault="00CF5E92" w:rsidP="00CF5E92">
            <w:pPr>
              <w:keepNext w:val="0"/>
              <w:spacing w:line="240" w:lineRule="auto"/>
              <w:ind w:firstLine="0"/>
              <w:jc w:val="left"/>
              <w:rPr>
                <w:ins w:id="623" w:author="赵 子文" w:date="2018-11-15T23:13:00Z"/>
                <w:rFonts w:ascii="等线" w:eastAsia="等线" w:hAnsi="等线" w:cs="宋体"/>
                <w:color w:val="FFFFFF"/>
                <w:sz w:val="22"/>
                <w:szCs w:val="22"/>
              </w:rPr>
            </w:pPr>
            <w:ins w:id="624" w:author="赵 子文" w:date="2018-11-15T23:13:00Z">
              <w:r w:rsidRPr="00CF5E92">
                <w:rPr>
                  <w:rFonts w:ascii="等线" w:eastAsia="等线" w:hAnsi="等线" w:cs="宋体" w:hint="eastAsia"/>
                  <w:color w:val="FFFFFF"/>
                  <w:sz w:val="22"/>
                  <w:szCs w:val="22"/>
                </w:rPr>
                <w:t>int</w:t>
              </w:r>
            </w:ins>
          </w:p>
        </w:tc>
        <w:tc>
          <w:tcPr>
            <w:tcW w:w="1080" w:type="dxa"/>
            <w:tcBorders>
              <w:top w:val="nil"/>
              <w:left w:val="nil"/>
              <w:bottom w:val="single" w:sz="4" w:space="0" w:color="auto"/>
              <w:right w:val="single" w:sz="4" w:space="0" w:color="auto"/>
            </w:tcBorders>
            <w:shd w:val="clear" w:color="000000" w:fill="4472C4"/>
            <w:noWrap/>
            <w:vAlign w:val="center"/>
            <w:hideMark/>
          </w:tcPr>
          <w:p w14:paraId="32A879FB" w14:textId="77777777" w:rsidR="00CF5E92" w:rsidRPr="00CF5E92" w:rsidRDefault="00CF5E92" w:rsidP="00CF5E92">
            <w:pPr>
              <w:keepNext w:val="0"/>
              <w:spacing w:line="240" w:lineRule="auto"/>
              <w:ind w:firstLine="0"/>
              <w:jc w:val="left"/>
              <w:rPr>
                <w:ins w:id="625" w:author="赵 子文" w:date="2018-11-15T23:13:00Z"/>
                <w:rFonts w:ascii="等线" w:eastAsia="等线" w:hAnsi="等线" w:cs="宋体"/>
                <w:color w:val="FFFFFF"/>
                <w:sz w:val="22"/>
                <w:szCs w:val="22"/>
              </w:rPr>
            </w:pPr>
            <w:ins w:id="626" w:author="赵 子文" w:date="2018-11-15T23:13:00Z">
              <w:r w:rsidRPr="00CF5E92">
                <w:rPr>
                  <w:rFonts w:ascii="等线" w:eastAsia="等线" w:hAnsi="等线" w:cs="宋体" w:hint="eastAsia"/>
                  <w:color w:val="FFFFFF"/>
                  <w:sz w:val="22"/>
                  <w:szCs w:val="22"/>
                </w:rPr>
                <w:t>内部</w:t>
              </w:r>
            </w:ins>
          </w:p>
        </w:tc>
        <w:tc>
          <w:tcPr>
            <w:tcW w:w="1080" w:type="dxa"/>
            <w:tcBorders>
              <w:top w:val="nil"/>
              <w:left w:val="nil"/>
              <w:bottom w:val="single" w:sz="4" w:space="0" w:color="auto"/>
              <w:right w:val="single" w:sz="4" w:space="0" w:color="auto"/>
            </w:tcBorders>
            <w:shd w:val="clear" w:color="000000" w:fill="4472C4"/>
            <w:noWrap/>
            <w:vAlign w:val="center"/>
            <w:hideMark/>
          </w:tcPr>
          <w:p w14:paraId="045C5A0B" w14:textId="77777777" w:rsidR="00CF5E92" w:rsidRPr="00CF5E92" w:rsidRDefault="00CF5E92" w:rsidP="00CF5E92">
            <w:pPr>
              <w:keepNext w:val="0"/>
              <w:spacing w:line="240" w:lineRule="auto"/>
              <w:ind w:firstLine="0"/>
              <w:jc w:val="left"/>
              <w:rPr>
                <w:ins w:id="627" w:author="赵 子文" w:date="2018-11-15T23:13:00Z"/>
                <w:rFonts w:ascii="等线" w:eastAsia="等线" w:hAnsi="等线" w:cs="宋体"/>
                <w:color w:val="FFFFFF"/>
                <w:sz w:val="22"/>
                <w:szCs w:val="22"/>
              </w:rPr>
            </w:pPr>
            <w:ins w:id="628" w:author="赵 子文" w:date="2018-11-15T23:13:00Z">
              <w:r w:rsidRPr="00CF5E92">
                <w:rPr>
                  <w:rFonts w:ascii="等线" w:eastAsia="等线" w:hAnsi="等线" w:cs="宋体" w:hint="eastAsia"/>
                  <w:color w:val="FFFFFF"/>
                  <w:sz w:val="22"/>
                  <w:szCs w:val="22"/>
                </w:rPr>
                <w:t xml:space="preserve">　</w:t>
              </w:r>
            </w:ins>
          </w:p>
        </w:tc>
      </w:tr>
      <w:tr w:rsidR="00CF5E92" w:rsidRPr="00CF5E92" w14:paraId="34484FC3" w14:textId="77777777" w:rsidTr="00D85979">
        <w:trPr>
          <w:trHeight w:val="285"/>
          <w:jc w:val="center"/>
          <w:ins w:id="629" w:author="赵 子文" w:date="2018-11-15T23:13:00Z"/>
        </w:trPr>
        <w:tc>
          <w:tcPr>
            <w:tcW w:w="1276" w:type="dxa"/>
            <w:tcBorders>
              <w:top w:val="nil"/>
              <w:left w:val="single" w:sz="4" w:space="0" w:color="auto"/>
              <w:bottom w:val="single" w:sz="4" w:space="0" w:color="auto"/>
              <w:right w:val="single" w:sz="4" w:space="0" w:color="auto"/>
            </w:tcBorders>
            <w:shd w:val="clear" w:color="000000" w:fill="4472C4"/>
            <w:noWrap/>
            <w:vAlign w:val="center"/>
            <w:hideMark/>
          </w:tcPr>
          <w:p w14:paraId="529C85D3" w14:textId="77777777" w:rsidR="00CF5E92" w:rsidRPr="00CF5E92" w:rsidRDefault="00CF5E92" w:rsidP="00CF5E92">
            <w:pPr>
              <w:keepNext w:val="0"/>
              <w:spacing w:line="240" w:lineRule="auto"/>
              <w:ind w:firstLine="0"/>
              <w:jc w:val="left"/>
              <w:rPr>
                <w:ins w:id="630" w:author="赵 子文" w:date="2018-11-15T23:13:00Z"/>
                <w:rFonts w:ascii="等线" w:eastAsia="等线" w:hAnsi="等线" w:cs="宋体"/>
                <w:color w:val="FFFFFF"/>
                <w:sz w:val="22"/>
                <w:szCs w:val="22"/>
              </w:rPr>
            </w:pPr>
            <w:ins w:id="631" w:author="赵 子文" w:date="2018-11-15T23:13:00Z">
              <w:r w:rsidRPr="00CF5E92">
                <w:rPr>
                  <w:rFonts w:ascii="等线" w:eastAsia="等线" w:hAnsi="等线" w:cs="宋体" w:hint="eastAsia"/>
                  <w:color w:val="FFFFFF"/>
                  <w:sz w:val="22"/>
                  <w:szCs w:val="22"/>
                </w:rPr>
                <w:t>正确信号</w:t>
              </w:r>
            </w:ins>
          </w:p>
        </w:tc>
        <w:tc>
          <w:tcPr>
            <w:tcW w:w="1080" w:type="dxa"/>
            <w:tcBorders>
              <w:top w:val="nil"/>
              <w:left w:val="nil"/>
              <w:bottom w:val="single" w:sz="4" w:space="0" w:color="auto"/>
              <w:right w:val="single" w:sz="4" w:space="0" w:color="auto"/>
            </w:tcBorders>
            <w:shd w:val="clear" w:color="000000" w:fill="4472C4"/>
            <w:noWrap/>
            <w:vAlign w:val="center"/>
            <w:hideMark/>
          </w:tcPr>
          <w:p w14:paraId="59C6D70D" w14:textId="77777777" w:rsidR="00CF5E92" w:rsidRPr="00CF5E92" w:rsidRDefault="00CF5E92" w:rsidP="00CF5E92">
            <w:pPr>
              <w:keepNext w:val="0"/>
              <w:spacing w:line="240" w:lineRule="auto"/>
              <w:ind w:firstLine="0"/>
              <w:jc w:val="left"/>
              <w:rPr>
                <w:ins w:id="632" w:author="赵 子文" w:date="2018-11-15T23:13:00Z"/>
                <w:rFonts w:ascii="等线" w:eastAsia="等线" w:hAnsi="等线" w:cs="宋体"/>
                <w:color w:val="FFFFFF"/>
                <w:sz w:val="22"/>
                <w:szCs w:val="22"/>
              </w:rPr>
            </w:pPr>
            <w:ins w:id="633" w:author="赵 子文" w:date="2018-11-15T23:13:00Z">
              <w:r w:rsidRPr="00CF5E92">
                <w:rPr>
                  <w:rFonts w:ascii="等线" w:eastAsia="等线" w:hAnsi="等线" w:cs="宋体" w:hint="eastAsia"/>
                  <w:color w:val="FFFFFF"/>
                  <w:sz w:val="22"/>
                  <w:szCs w:val="22"/>
                </w:rPr>
                <w:t>bool</w:t>
              </w:r>
            </w:ins>
          </w:p>
        </w:tc>
        <w:tc>
          <w:tcPr>
            <w:tcW w:w="1080" w:type="dxa"/>
            <w:tcBorders>
              <w:top w:val="nil"/>
              <w:left w:val="nil"/>
              <w:bottom w:val="single" w:sz="4" w:space="0" w:color="auto"/>
              <w:right w:val="single" w:sz="4" w:space="0" w:color="auto"/>
            </w:tcBorders>
            <w:shd w:val="clear" w:color="000000" w:fill="4472C4"/>
            <w:noWrap/>
            <w:vAlign w:val="center"/>
            <w:hideMark/>
          </w:tcPr>
          <w:p w14:paraId="3C35010A" w14:textId="77777777" w:rsidR="00CF5E92" w:rsidRPr="00CF5E92" w:rsidRDefault="00CF5E92" w:rsidP="00CF5E92">
            <w:pPr>
              <w:keepNext w:val="0"/>
              <w:spacing w:line="240" w:lineRule="auto"/>
              <w:ind w:firstLine="0"/>
              <w:jc w:val="left"/>
              <w:rPr>
                <w:ins w:id="634" w:author="赵 子文" w:date="2018-11-15T23:13:00Z"/>
                <w:rFonts w:ascii="等线" w:eastAsia="等线" w:hAnsi="等线" w:cs="宋体"/>
                <w:color w:val="FFFFFF"/>
                <w:sz w:val="22"/>
                <w:szCs w:val="22"/>
              </w:rPr>
            </w:pPr>
            <w:ins w:id="635" w:author="赵 子文" w:date="2018-11-15T23:13:00Z">
              <w:r w:rsidRPr="00CF5E92">
                <w:rPr>
                  <w:rFonts w:ascii="等线" w:eastAsia="等线" w:hAnsi="等线" w:cs="宋体" w:hint="eastAsia"/>
                  <w:color w:val="FFFFFF"/>
                  <w:sz w:val="22"/>
                  <w:szCs w:val="22"/>
                </w:rPr>
                <w:t>外部</w:t>
              </w:r>
            </w:ins>
          </w:p>
        </w:tc>
        <w:tc>
          <w:tcPr>
            <w:tcW w:w="1080" w:type="dxa"/>
            <w:tcBorders>
              <w:top w:val="nil"/>
              <w:left w:val="nil"/>
              <w:bottom w:val="single" w:sz="4" w:space="0" w:color="auto"/>
              <w:right w:val="single" w:sz="4" w:space="0" w:color="auto"/>
            </w:tcBorders>
            <w:shd w:val="clear" w:color="000000" w:fill="4472C4"/>
            <w:noWrap/>
            <w:vAlign w:val="center"/>
            <w:hideMark/>
          </w:tcPr>
          <w:p w14:paraId="5875A503" w14:textId="77777777" w:rsidR="00CF5E92" w:rsidRPr="00CF5E92" w:rsidRDefault="00CF5E92" w:rsidP="00CF5E92">
            <w:pPr>
              <w:keepNext w:val="0"/>
              <w:spacing w:line="240" w:lineRule="auto"/>
              <w:ind w:firstLine="0"/>
              <w:jc w:val="left"/>
              <w:rPr>
                <w:ins w:id="636" w:author="赵 子文" w:date="2018-11-15T23:13:00Z"/>
                <w:rFonts w:ascii="等线" w:eastAsia="等线" w:hAnsi="等线" w:cs="宋体"/>
                <w:color w:val="FFFFFF"/>
                <w:sz w:val="22"/>
                <w:szCs w:val="22"/>
              </w:rPr>
            </w:pPr>
            <w:ins w:id="637" w:author="赵 子文" w:date="2018-11-15T23:13:00Z">
              <w:r w:rsidRPr="00CF5E92">
                <w:rPr>
                  <w:rFonts w:ascii="等线" w:eastAsia="等线" w:hAnsi="等线" w:cs="宋体" w:hint="eastAsia"/>
                  <w:color w:val="FFFFFF"/>
                  <w:sz w:val="22"/>
                  <w:szCs w:val="22"/>
                </w:rPr>
                <w:t>%M13</w:t>
              </w:r>
            </w:ins>
          </w:p>
        </w:tc>
      </w:tr>
      <w:tr w:rsidR="00CF5E92" w:rsidRPr="00CF5E92" w14:paraId="268E4613" w14:textId="77777777" w:rsidTr="00D85979">
        <w:trPr>
          <w:trHeight w:val="285"/>
          <w:jc w:val="center"/>
          <w:ins w:id="638" w:author="赵 子文" w:date="2018-11-15T23:13:00Z"/>
        </w:trPr>
        <w:tc>
          <w:tcPr>
            <w:tcW w:w="1276" w:type="dxa"/>
            <w:tcBorders>
              <w:top w:val="nil"/>
              <w:left w:val="single" w:sz="4" w:space="0" w:color="auto"/>
              <w:bottom w:val="single" w:sz="4" w:space="0" w:color="auto"/>
              <w:right w:val="single" w:sz="4" w:space="0" w:color="auto"/>
            </w:tcBorders>
            <w:shd w:val="clear" w:color="000000" w:fill="4472C4"/>
            <w:noWrap/>
            <w:vAlign w:val="center"/>
            <w:hideMark/>
          </w:tcPr>
          <w:p w14:paraId="5528C65A" w14:textId="77777777" w:rsidR="00CF5E92" w:rsidRPr="00CF5E92" w:rsidRDefault="00CF5E92" w:rsidP="00CF5E92">
            <w:pPr>
              <w:keepNext w:val="0"/>
              <w:spacing w:line="240" w:lineRule="auto"/>
              <w:ind w:firstLine="0"/>
              <w:jc w:val="left"/>
              <w:rPr>
                <w:ins w:id="639" w:author="赵 子文" w:date="2018-11-15T23:13:00Z"/>
                <w:rFonts w:ascii="等线" w:eastAsia="等线" w:hAnsi="等线" w:cs="宋体"/>
                <w:color w:val="FFFFFF"/>
                <w:sz w:val="22"/>
                <w:szCs w:val="22"/>
              </w:rPr>
            </w:pPr>
            <w:ins w:id="640" w:author="赵 子文" w:date="2018-11-15T23:13:00Z">
              <w:r w:rsidRPr="00CF5E92">
                <w:rPr>
                  <w:rFonts w:ascii="等线" w:eastAsia="等线" w:hAnsi="等线" w:cs="宋体" w:hint="eastAsia"/>
                  <w:color w:val="FFFFFF"/>
                  <w:sz w:val="22"/>
                  <w:szCs w:val="22"/>
                </w:rPr>
                <w:t>错误信号</w:t>
              </w:r>
            </w:ins>
          </w:p>
        </w:tc>
        <w:tc>
          <w:tcPr>
            <w:tcW w:w="1080" w:type="dxa"/>
            <w:tcBorders>
              <w:top w:val="nil"/>
              <w:left w:val="nil"/>
              <w:bottom w:val="single" w:sz="4" w:space="0" w:color="auto"/>
              <w:right w:val="single" w:sz="4" w:space="0" w:color="auto"/>
            </w:tcBorders>
            <w:shd w:val="clear" w:color="000000" w:fill="4472C4"/>
            <w:noWrap/>
            <w:vAlign w:val="center"/>
            <w:hideMark/>
          </w:tcPr>
          <w:p w14:paraId="184E54B9" w14:textId="77777777" w:rsidR="00CF5E92" w:rsidRPr="00CF5E92" w:rsidRDefault="00CF5E92" w:rsidP="00CF5E92">
            <w:pPr>
              <w:keepNext w:val="0"/>
              <w:spacing w:line="240" w:lineRule="auto"/>
              <w:ind w:firstLine="0"/>
              <w:jc w:val="left"/>
              <w:rPr>
                <w:ins w:id="641" w:author="赵 子文" w:date="2018-11-15T23:13:00Z"/>
                <w:rFonts w:ascii="等线" w:eastAsia="等线" w:hAnsi="等线" w:cs="宋体"/>
                <w:color w:val="FFFFFF"/>
                <w:sz w:val="22"/>
                <w:szCs w:val="22"/>
              </w:rPr>
            </w:pPr>
            <w:ins w:id="642" w:author="赵 子文" w:date="2018-11-15T23:13:00Z">
              <w:r w:rsidRPr="00CF5E92">
                <w:rPr>
                  <w:rFonts w:ascii="等线" w:eastAsia="等线" w:hAnsi="等线" w:cs="宋体" w:hint="eastAsia"/>
                  <w:color w:val="FFFFFF"/>
                  <w:sz w:val="22"/>
                  <w:szCs w:val="22"/>
                </w:rPr>
                <w:t>bool</w:t>
              </w:r>
            </w:ins>
          </w:p>
        </w:tc>
        <w:tc>
          <w:tcPr>
            <w:tcW w:w="1080" w:type="dxa"/>
            <w:tcBorders>
              <w:top w:val="nil"/>
              <w:left w:val="nil"/>
              <w:bottom w:val="single" w:sz="4" w:space="0" w:color="auto"/>
              <w:right w:val="single" w:sz="4" w:space="0" w:color="auto"/>
            </w:tcBorders>
            <w:shd w:val="clear" w:color="000000" w:fill="4472C4"/>
            <w:noWrap/>
            <w:vAlign w:val="center"/>
            <w:hideMark/>
          </w:tcPr>
          <w:p w14:paraId="1014F183" w14:textId="77777777" w:rsidR="00CF5E92" w:rsidRPr="00CF5E92" w:rsidRDefault="00CF5E92" w:rsidP="00CF5E92">
            <w:pPr>
              <w:keepNext w:val="0"/>
              <w:spacing w:line="240" w:lineRule="auto"/>
              <w:ind w:firstLine="0"/>
              <w:jc w:val="left"/>
              <w:rPr>
                <w:ins w:id="643" w:author="赵 子文" w:date="2018-11-15T23:13:00Z"/>
                <w:rFonts w:ascii="等线" w:eastAsia="等线" w:hAnsi="等线" w:cs="宋体"/>
                <w:color w:val="FFFFFF"/>
                <w:sz w:val="22"/>
                <w:szCs w:val="22"/>
              </w:rPr>
            </w:pPr>
            <w:ins w:id="644" w:author="赵 子文" w:date="2018-11-15T23:13:00Z">
              <w:r w:rsidRPr="00CF5E92">
                <w:rPr>
                  <w:rFonts w:ascii="等线" w:eastAsia="等线" w:hAnsi="等线" w:cs="宋体" w:hint="eastAsia"/>
                  <w:color w:val="FFFFFF"/>
                  <w:sz w:val="22"/>
                  <w:szCs w:val="22"/>
                </w:rPr>
                <w:t>内部</w:t>
              </w:r>
            </w:ins>
          </w:p>
        </w:tc>
        <w:tc>
          <w:tcPr>
            <w:tcW w:w="1080" w:type="dxa"/>
            <w:tcBorders>
              <w:top w:val="nil"/>
              <w:left w:val="nil"/>
              <w:bottom w:val="single" w:sz="4" w:space="0" w:color="auto"/>
              <w:right w:val="single" w:sz="4" w:space="0" w:color="auto"/>
            </w:tcBorders>
            <w:shd w:val="clear" w:color="000000" w:fill="4472C4"/>
            <w:noWrap/>
            <w:vAlign w:val="center"/>
            <w:hideMark/>
          </w:tcPr>
          <w:p w14:paraId="0E81D9D4" w14:textId="77777777" w:rsidR="00CF5E92" w:rsidRPr="00CF5E92" w:rsidRDefault="00CF5E92" w:rsidP="00CF5E92">
            <w:pPr>
              <w:keepNext w:val="0"/>
              <w:spacing w:line="240" w:lineRule="auto"/>
              <w:ind w:firstLine="0"/>
              <w:jc w:val="left"/>
              <w:rPr>
                <w:ins w:id="645" w:author="赵 子文" w:date="2018-11-15T23:13:00Z"/>
                <w:rFonts w:ascii="等线" w:eastAsia="等线" w:hAnsi="等线" w:cs="宋体"/>
                <w:color w:val="FFFFFF"/>
                <w:sz w:val="22"/>
                <w:szCs w:val="22"/>
              </w:rPr>
            </w:pPr>
            <w:ins w:id="646" w:author="赵 子文" w:date="2018-11-15T23:13:00Z">
              <w:r w:rsidRPr="00CF5E92">
                <w:rPr>
                  <w:rFonts w:ascii="等线" w:eastAsia="等线" w:hAnsi="等线" w:cs="宋体" w:hint="eastAsia"/>
                  <w:color w:val="FFFFFF"/>
                  <w:sz w:val="22"/>
                  <w:szCs w:val="22"/>
                </w:rPr>
                <w:t xml:space="preserve">　</w:t>
              </w:r>
            </w:ins>
          </w:p>
        </w:tc>
      </w:tr>
      <w:tr w:rsidR="00CF5E92" w:rsidRPr="00CF5E92" w14:paraId="3A1A5AEB" w14:textId="77777777" w:rsidTr="00D85979">
        <w:trPr>
          <w:trHeight w:val="285"/>
          <w:jc w:val="center"/>
          <w:ins w:id="647" w:author="赵 子文" w:date="2018-11-15T23:13:00Z"/>
        </w:trPr>
        <w:tc>
          <w:tcPr>
            <w:tcW w:w="1276" w:type="dxa"/>
            <w:tcBorders>
              <w:top w:val="nil"/>
              <w:left w:val="single" w:sz="4" w:space="0" w:color="auto"/>
              <w:bottom w:val="single" w:sz="4" w:space="0" w:color="auto"/>
              <w:right w:val="single" w:sz="4" w:space="0" w:color="auto"/>
            </w:tcBorders>
            <w:shd w:val="clear" w:color="000000" w:fill="4472C4"/>
            <w:noWrap/>
            <w:vAlign w:val="center"/>
            <w:hideMark/>
          </w:tcPr>
          <w:p w14:paraId="3B231940" w14:textId="77777777" w:rsidR="00CF5E92" w:rsidRPr="00CF5E92" w:rsidRDefault="00CF5E92" w:rsidP="00CF5E92">
            <w:pPr>
              <w:keepNext w:val="0"/>
              <w:spacing w:line="240" w:lineRule="auto"/>
              <w:ind w:firstLine="0"/>
              <w:jc w:val="left"/>
              <w:rPr>
                <w:ins w:id="648" w:author="赵 子文" w:date="2018-11-15T23:13:00Z"/>
                <w:rFonts w:ascii="等线" w:eastAsia="等线" w:hAnsi="等线" w:cs="宋体"/>
                <w:color w:val="FFFFFF"/>
                <w:sz w:val="22"/>
                <w:szCs w:val="22"/>
              </w:rPr>
            </w:pPr>
            <w:ins w:id="649" w:author="赵 子文" w:date="2018-11-15T23:13:00Z">
              <w:r w:rsidRPr="00CF5E92">
                <w:rPr>
                  <w:rFonts w:ascii="等线" w:eastAsia="等线" w:hAnsi="等线" w:cs="宋体" w:hint="eastAsia"/>
                  <w:color w:val="FFFFFF"/>
                  <w:sz w:val="22"/>
                  <w:szCs w:val="22"/>
                </w:rPr>
                <w:t>正确输入</w:t>
              </w:r>
            </w:ins>
          </w:p>
        </w:tc>
        <w:tc>
          <w:tcPr>
            <w:tcW w:w="1080" w:type="dxa"/>
            <w:tcBorders>
              <w:top w:val="nil"/>
              <w:left w:val="nil"/>
              <w:bottom w:val="single" w:sz="4" w:space="0" w:color="auto"/>
              <w:right w:val="single" w:sz="4" w:space="0" w:color="auto"/>
            </w:tcBorders>
            <w:shd w:val="clear" w:color="000000" w:fill="4472C4"/>
            <w:noWrap/>
            <w:vAlign w:val="center"/>
            <w:hideMark/>
          </w:tcPr>
          <w:p w14:paraId="4C8C77A1" w14:textId="77777777" w:rsidR="00CF5E92" w:rsidRPr="00CF5E92" w:rsidRDefault="00CF5E92" w:rsidP="00CF5E92">
            <w:pPr>
              <w:keepNext w:val="0"/>
              <w:spacing w:line="240" w:lineRule="auto"/>
              <w:ind w:firstLine="0"/>
              <w:jc w:val="left"/>
              <w:rPr>
                <w:ins w:id="650" w:author="赵 子文" w:date="2018-11-15T23:13:00Z"/>
                <w:rFonts w:ascii="等线" w:eastAsia="等线" w:hAnsi="等线" w:cs="宋体"/>
                <w:color w:val="FFFFFF"/>
                <w:sz w:val="22"/>
                <w:szCs w:val="22"/>
              </w:rPr>
            </w:pPr>
            <w:ins w:id="651" w:author="赵 子文" w:date="2018-11-15T23:13:00Z">
              <w:r w:rsidRPr="00CF5E92">
                <w:rPr>
                  <w:rFonts w:ascii="等线" w:eastAsia="等线" w:hAnsi="等线" w:cs="宋体" w:hint="eastAsia"/>
                  <w:color w:val="FFFFFF"/>
                  <w:sz w:val="22"/>
                  <w:szCs w:val="22"/>
                </w:rPr>
                <w:t>bool</w:t>
              </w:r>
            </w:ins>
          </w:p>
        </w:tc>
        <w:tc>
          <w:tcPr>
            <w:tcW w:w="1080" w:type="dxa"/>
            <w:tcBorders>
              <w:top w:val="nil"/>
              <w:left w:val="nil"/>
              <w:bottom w:val="single" w:sz="4" w:space="0" w:color="auto"/>
              <w:right w:val="single" w:sz="4" w:space="0" w:color="auto"/>
            </w:tcBorders>
            <w:shd w:val="clear" w:color="000000" w:fill="4472C4"/>
            <w:noWrap/>
            <w:vAlign w:val="center"/>
            <w:hideMark/>
          </w:tcPr>
          <w:p w14:paraId="43D62AFD" w14:textId="77777777" w:rsidR="00CF5E92" w:rsidRPr="00CF5E92" w:rsidRDefault="00CF5E92" w:rsidP="00CF5E92">
            <w:pPr>
              <w:keepNext w:val="0"/>
              <w:spacing w:line="240" w:lineRule="auto"/>
              <w:ind w:firstLine="0"/>
              <w:jc w:val="left"/>
              <w:rPr>
                <w:ins w:id="652" w:author="赵 子文" w:date="2018-11-15T23:13:00Z"/>
                <w:rFonts w:ascii="等线" w:eastAsia="等线" w:hAnsi="等线" w:cs="宋体"/>
                <w:color w:val="FFFFFF"/>
                <w:sz w:val="22"/>
                <w:szCs w:val="22"/>
              </w:rPr>
            </w:pPr>
            <w:ins w:id="653" w:author="赵 子文" w:date="2018-11-15T23:13:00Z">
              <w:r w:rsidRPr="00CF5E92">
                <w:rPr>
                  <w:rFonts w:ascii="等线" w:eastAsia="等线" w:hAnsi="等线" w:cs="宋体" w:hint="eastAsia"/>
                  <w:color w:val="FFFFFF"/>
                  <w:sz w:val="22"/>
                  <w:szCs w:val="22"/>
                </w:rPr>
                <w:t>内部</w:t>
              </w:r>
            </w:ins>
          </w:p>
        </w:tc>
        <w:tc>
          <w:tcPr>
            <w:tcW w:w="1080" w:type="dxa"/>
            <w:tcBorders>
              <w:top w:val="nil"/>
              <w:left w:val="nil"/>
              <w:bottom w:val="single" w:sz="4" w:space="0" w:color="auto"/>
              <w:right w:val="single" w:sz="4" w:space="0" w:color="auto"/>
            </w:tcBorders>
            <w:shd w:val="clear" w:color="000000" w:fill="4472C4"/>
            <w:noWrap/>
            <w:vAlign w:val="center"/>
            <w:hideMark/>
          </w:tcPr>
          <w:p w14:paraId="0A3BFB0A" w14:textId="77777777" w:rsidR="00CF5E92" w:rsidRPr="00CF5E92" w:rsidRDefault="00CF5E92" w:rsidP="00CF5E92">
            <w:pPr>
              <w:keepNext w:val="0"/>
              <w:spacing w:line="240" w:lineRule="auto"/>
              <w:ind w:firstLine="0"/>
              <w:jc w:val="left"/>
              <w:rPr>
                <w:ins w:id="654" w:author="赵 子文" w:date="2018-11-15T23:13:00Z"/>
                <w:rFonts w:ascii="等线" w:eastAsia="等线" w:hAnsi="等线" w:cs="宋体"/>
                <w:color w:val="FFFFFF"/>
                <w:sz w:val="22"/>
                <w:szCs w:val="22"/>
              </w:rPr>
            </w:pPr>
            <w:ins w:id="655" w:author="赵 子文" w:date="2018-11-15T23:13:00Z">
              <w:r w:rsidRPr="00CF5E92">
                <w:rPr>
                  <w:rFonts w:ascii="等线" w:eastAsia="等线" w:hAnsi="等线" w:cs="宋体" w:hint="eastAsia"/>
                  <w:color w:val="FFFFFF"/>
                  <w:sz w:val="22"/>
                  <w:szCs w:val="22"/>
                </w:rPr>
                <w:t xml:space="preserve">　</w:t>
              </w:r>
            </w:ins>
          </w:p>
        </w:tc>
      </w:tr>
      <w:tr w:rsidR="00CF5E92" w:rsidRPr="00CF5E92" w14:paraId="2C8441E9" w14:textId="77777777" w:rsidTr="00D85979">
        <w:trPr>
          <w:trHeight w:val="285"/>
          <w:jc w:val="center"/>
          <w:ins w:id="656" w:author="赵 子文" w:date="2018-11-15T23:13:00Z"/>
        </w:trPr>
        <w:tc>
          <w:tcPr>
            <w:tcW w:w="1276" w:type="dxa"/>
            <w:tcBorders>
              <w:top w:val="nil"/>
              <w:left w:val="single" w:sz="4" w:space="0" w:color="auto"/>
              <w:bottom w:val="single" w:sz="4" w:space="0" w:color="auto"/>
              <w:right w:val="single" w:sz="4" w:space="0" w:color="auto"/>
            </w:tcBorders>
            <w:shd w:val="clear" w:color="000000" w:fill="4472C4"/>
            <w:noWrap/>
            <w:vAlign w:val="center"/>
            <w:hideMark/>
          </w:tcPr>
          <w:p w14:paraId="201EAA43" w14:textId="77777777" w:rsidR="00CF5E92" w:rsidRPr="00CF5E92" w:rsidRDefault="00CF5E92" w:rsidP="00CF5E92">
            <w:pPr>
              <w:keepNext w:val="0"/>
              <w:spacing w:line="240" w:lineRule="auto"/>
              <w:ind w:firstLine="0"/>
              <w:jc w:val="left"/>
              <w:rPr>
                <w:ins w:id="657" w:author="赵 子文" w:date="2018-11-15T23:13:00Z"/>
                <w:rFonts w:ascii="等线" w:eastAsia="等线" w:hAnsi="等线" w:cs="宋体"/>
                <w:color w:val="FFFFFF"/>
                <w:sz w:val="22"/>
                <w:szCs w:val="22"/>
              </w:rPr>
            </w:pPr>
            <w:ins w:id="658" w:author="赵 子文" w:date="2018-11-15T23:13:00Z">
              <w:r w:rsidRPr="00CF5E92">
                <w:rPr>
                  <w:rFonts w:ascii="等线" w:eastAsia="等线" w:hAnsi="等线" w:cs="宋体" w:hint="eastAsia"/>
                  <w:color w:val="FFFFFF"/>
                  <w:sz w:val="22"/>
                  <w:szCs w:val="22"/>
                </w:rPr>
                <w:t>确定</w:t>
              </w:r>
            </w:ins>
          </w:p>
        </w:tc>
        <w:tc>
          <w:tcPr>
            <w:tcW w:w="1080" w:type="dxa"/>
            <w:tcBorders>
              <w:top w:val="nil"/>
              <w:left w:val="nil"/>
              <w:bottom w:val="single" w:sz="4" w:space="0" w:color="auto"/>
              <w:right w:val="single" w:sz="4" w:space="0" w:color="auto"/>
            </w:tcBorders>
            <w:shd w:val="clear" w:color="000000" w:fill="4472C4"/>
            <w:noWrap/>
            <w:vAlign w:val="center"/>
            <w:hideMark/>
          </w:tcPr>
          <w:p w14:paraId="53768B5B" w14:textId="77777777" w:rsidR="00CF5E92" w:rsidRPr="00CF5E92" w:rsidRDefault="00CF5E92" w:rsidP="00CF5E92">
            <w:pPr>
              <w:keepNext w:val="0"/>
              <w:spacing w:line="240" w:lineRule="auto"/>
              <w:ind w:firstLine="0"/>
              <w:jc w:val="left"/>
              <w:rPr>
                <w:ins w:id="659" w:author="赵 子文" w:date="2018-11-15T23:13:00Z"/>
                <w:rFonts w:ascii="等线" w:eastAsia="等线" w:hAnsi="等线" w:cs="宋体"/>
                <w:color w:val="FFFFFF"/>
                <w:sz w:val="22"/>
                <w:szCs w:val="22"/>
              </w:rPr>
            </w:pPr>
            <w:ins w:id="660" w:author="赵 子文" w:date="2018-11-15T23:13:00Z">
              <w:r w:rsidRPr="00CF5E92">
                <w:rPr>
                  <w:rFonts w:ascii="等线" w:eastAsia="等线" w:hAnsi="等线" w:cs="宋体" w:hint="eastAsia"/>
                  <w:color w:val="FFFFFF"/>
                  <w:sz w:val="22"/>
                  <w:szCs w:val="22"/>
                </w:rPr>
                <w:t>bool</w:t>
              </w:r>
            </w:ins>
          </w:p>
        </w:tc>
        <w:tc>
          <w:tcPr>
            <w:tcW w:w="1080" w:type="dxa"/>
            <w:tcBorders>
              <w:top w:val="nil"/>
              <w:left w:val="nil"/>
              <w:bottom w:val="single" w:sz="4" w:space="0" w:color="auto"/>
              <w:right w:val="single" w:sz="4" w:space="0" w:color="auto"/>
            </w:tcBorders>
            <w:shd w:val="clear" w:color="000000" w:fill="4472C4"/>
            <w:noWrap/>
            <w:vAlign w:val="center"/>
            <w:hideMark/>
          </w:tcPr>
          <w:p w14:paraId="05CCF2AF" w14:textId="77777777" w:rsidR="00CF5E92" w:rsidRPr="00CF5E92" w:rsidRDefault="00CF5E92" w:rsidP="00CF5E92">
            <w:pPr>
              <w:keepNext w:val="0"/>
              <w:spacing w:line="240" w:lineRule="auto"/>
              <w:ind w:firstLine="0"/>
              <w:jc w:val="left"/>
              <w:rPr>
                <w:ins w:id="661" w:author="赵 子文" w:date="2018-11-15T23:13:00Z"/>
                <w:rFonts w:ascii="等线" w:eastAsia="等线" w:hAnsi="等线" w:cs="宋体"/>
                <w:color w:val="FFFFFF"/>
                <w:sz w:val="22"/>
                <w:szCs w:val="22"/>
              </w:rPr>
            </w:pPr>
            <w:ins w:id="662" w:author="赵 子文" w:date="2018-11-15T23:13:00Z">
              <w:r w:rsidRPr="00CF5E92">
                <w:rPr>
                  <w:rFonts w:ascii="等线" w:eastAsia="等线" w:hAnsi="等线" w:cs="宋体" w:hint="eastAsia"/>
                  <w:color w:val="FFFFFF"/>
                  <w:sz w:val="22"/>
                  <w:szCs w:val="22"/>
                </w:rPr>
                <w:t>内部</w:t>
              </w:r>
            </w:ins>
          </w:p>
        </w:tc>
        <w:tc>
          <w:tcPr>
            <w:tcW w:w="1080" w:type="dxa"/>
            <w:tcBorders>
              <w:top w:val="nil"/>
              <w:left w:val="nil"/>
              <w:bottom w:val="single" w:sz="4" w:space="0" w:color="auto"/>
              <w:right w:val="single" w:sz="4" w:space="0" w:color="auto"/>
            </w:tcBorders>
            <w:shd w:val="clear" w:color="000000" w:fill="4472C4"/>
            <w:noWrap/>
            <w:vAlign w:val="center"/>
            <w:hideMark/>
          </w:tcPr>
          <w:p w14:paraId="2286E823" w14:textId="77777777" w:rsidR="00CF5E92" w:rsidRPr="00CF5E92" w:rsidRDefault="00CF5E92" w:rsidP="00CF5E92">
            <w:pPr>
              <w:keepNext w:val="0"/>
              <w:spacing w:line="240" w:lineRule="auto"/>
              <w:ind w:firstLine="0"/>
              <w:jc w:val="left"/>
              <w:rPr>
                <w:ins w:id="663" w:author="赵 子文" w:date="2018-11-15T23:13:00Z"/>
                <w:rFonts w:ascii="等线" w:eastAsia="等线" w:hAnsi="等线" w:cs="宋体"/>
                <w:color w:val="FFFFFF"/>
                <w:sz w:val="22"/>
                <w:szCs w:val="22"/>
              </w:rPr>
            </w:pPr>
            <w:ins w:id="664" w:author="赵 子文" w:date="2018-11-15T23:13:00Z">
              <w:r w:rsidRPr="00CF5E92">
                <w:rPr>
                  <w:rFonts w:ascii="等线" w:eastAsia="等线" w:hAnsi="等线" w:cs="宋体" w:hint="eastAsia"/>
                  <w:color w:val="FFFFFF"/>
                  <w:sz w:val="22"/>
                  <w:szCs w:val="22"/>
                </w:rPr>
                <w:t xml:space="preserve">　</w:t>
              </w:r>
            </w:ins>
          </w:p>
        </w:tc>
      </w:tr>
      <w:tr w:rsidR="00CF5E92" w:rsidRPr="00CF5E92" w14:paraId="4DF4BBBB" w14:textId="77777777" w:rsidTr="00D85979">
        <w:trPr>
          <w:trHeight w:val="285"/>
          <w:jc w:val="center"/>
          <w:ins w:id="665" w:author="赵 子文" w:date="2018-11-15T23:13:00Z"/>
        </w:trPr>
        <w:tc>
          <w:tcPr>
            <w:tcW w:w="1276" w:type="dxa"/>
            <w:tcBorders>
              <w:top w:val="nil"/>
              <w:left w:val="single" w:sz="4" w:space="0" w:color="auto"/>
              <w:bottom w:val="single" w:sz="4" w:space="0" w:color="auto"/>
              <w:right w:val="single" w:sz="4" w:space="0" w:color="auto"/>
            </w:tcBorders>
            <w:shd w:val="clear" w:color="000000" w:fill="4472C4"/>
            <w:noWrap/>
            <w:vAlign w:val="center"/>
            <w:hideMark/>
          </w:tcPr>
          <w:p w14:paraId="68E14E26" w14:textId="77777777" w:rsidR="00CF5E92" w:rsidRPr="00CF5E92" w:rsidRDefault="00CF5E92" w:rsidP="00CF5E92">
            <w:pPr>
              <w:keepNext w:val="0"/>
              <w:spacing w:line="240" w:lineRule="auto"/>
              <w:ind w:firstLine="0"/>
              <w:jc w:val="left"/>
              <w:rPr>
                <w:ins w:id="666" w:author="赵 子文" w:date="2018-11-15T23:13:00Z"/>
                <w:rFonts w:ascii="等线" w:eastAsia="等线" w:hAnsi="等线" w:cs="宋体"/>
                <w:color w:val="FFFFFF"/>
                <w:sz w:val="22"/>
                <w:szCs w:val="22"/>
              </w:rPr>
            </w:pPr>
            <w:ins w:id="667" w:author="赵 子文" w:date="2018-11-15T23:13:00Z">
              <w:r w:rsidRPr="00CF5E92">
                <w:rPr>
                  <w:rFonts w:ascii="等线" w:eastAsia="等线" w:hAnsi="等线" w:cs="宋体" w:hint="eastAsia"/>
                  <w:color w:val="FFFFFF"/>
                  <w:sz w:val="22"/>
                  <w:szCs w:val="22"/>
                </w:rPr>
                <w:t>输入机会</w:t>
              </w:r>
            </w:ins>
          </w:p>
        </w:tc>
        <w:tc>
          <w:tcPr>
            <w:tcW w:w="1080" w:type="dxa"/>
            <w:tcBorders>
              <w:top w:val="nil"/>
              <w:left w:val="nil"/>
              <w:bottom w:val="single" w:sz="4" w:space="0" w:color="auto"/>
              <w:right w:val="single" w:sz="4" w:space="0" w:color="auto"/>
            </w:tcBorders>
            <w:shd w:val="clear" w:color="000000" w:fill="4472C4"/>
            <w:noWrap/>
            <w:vAlign w:val="center"/>
            <w:hideMark/>
          </w:tcPr>
          <w:p w14:paraId="26800516" w14:textId="77777777" w:rsidR="00CF5E92" w:rsidRPr="00CF5E92" w:rsidRDefault="00CF5E92" w:rsidP="00CF5E92">
            <w:pPr>
              <w:keepNext w:val="0"/>
              <w:spacing w:line="240" w:lineRule="auto"/>
              <w:ind w:firstLine="0"/>
              <w:jc w:val="left"/>
              <w:rPr>
                <w:ins w:id="668" w:author="赵 子文" w:date="2018-11-15T23:13:00Z"/>
                <w:rFonts w:ascii="等线" w:eastAsia="等线" w:hAnsi="等线" w:cs="宋体"/>
                <w:color w:val="FFFFFF"/>
                <w:sz w:val="22"/>
                <w:szCs w:val="22"/>
              </w:rPr>
            </w:pPr>
            <w:ins w:id="669" w:author="赵 子文" w:date="2018-11-15T23:13:00Z">
              <w:r w:rsidRPr="00CF5E92">
                <w:rPr>
                  <w:rFonts w:ascii="等线" w:eastAsia="等线" w:hAnsi="等线" w:cs="宋体" w:hint="eastAsia"/>
                  <w:color w:val="FFFFFF"/>
                  <w:sz w:val="22"/>
                  <w:szCs w:val="22"/>
                </w:rPr>
                <w:t>int</w:t>
              </w:r>
            </w:ins>
          </w:p>
        </w:tc>
        <w:tc>
          <w:tcPr>
            <w:tcW w:w="1080" w:type="dxa"/>
            <w:tcBorders>
              <w:top w:val="nil"/>
              <w:left w:val="nil"/>
              <w:bottom w:val="single" w:sz="4" w:space="0" w:color="auto"/>
              <w:right w:val="single" w:sz="4" w:space="0" w:color="auto"/>
            </w:tcBorders>
            <w:shd w:val="clear" w:color="000000" w:fill="4472C4"/>
            <w:noWrap/>
            <w:vAlign w:val="center"/>
            <w:hideMark/>
          </w:tcPr>
          <w:p w14:paraId="184FEB72" w14:textId="77777777" w:rsidR="00CF5E92" w:rsidRPr="00CF5E92" w:rsidRDefault="00CF5E92" w:rsidP="00CF5E92">
            <w:pPr>
              <w:keepNext w:val="0"/>
              <w:spacing w:line="240" w:lineRule="auto"/>
              <w:ind w:firstLine="0"/>
              <w:jc w:val="left"/>
              <w:rPr>
                <w:ins w:id="670" w:author="赵 子文" w:date="2018-11-15T23:13:00Z"/>
                <w:rFonts w:ascii="等线" w:eastAsia="等线" w:hAnsi="等线" w:cs="宋体"/>
                <w:color w:val="FFFFFF"/>
                <w:sz w:val="22"/>
                <w:szCs w:val="22"/>
              </w:rPr>
            </w:pPr>
            <w:ins w:id="671" w:author="赵 子文" w:date="2018-11-15T23:13:00Z">
              <w:r w:rsidRPr="00CF5E92">
                <w:rPr>
                  <w:rFonts w:ascii="等线" w:eastAsia="等线" w:hAnsi="等线" w:cs="宋体" w:hint="eastAsia"/>
                  <w:color w:val="FFFFFF"/>
                  <w:sz w:val="22"/>
                  <w:szCs w:val="22"/>
                </w:rPr>
                <w:t>内部</w:t>
              </w:r>
            </w:ins>
          </w:p>
        </w:tc>
        <w:tc>
          <w:tcPr>
            <w:tcW w:w="1080" w:type="dxa"/>
            <w:tcBorders>
              <w:top w:val="nil"/>
              <w:left w:val="nil"/>
              <w:bottom w:val="single" w:sz="4" w:space="0" w:color="auto"/>
              <w:right w:val="single" w:sz="4" w:space="0" w:color="auto"/>
            </w:tcBorders>
            <w:shd w:val="clear" w:color="000000" w:fill="4472C4"/>
            <w:noWrap/>
            <w:vAlign w:val="center"/>
            <w:hideMark/>
          </w:tcPr>
          <w:p w14:paraId="4D082EB5" w14:textId="77777777" w:rsidR="00CF5E92" w:rsidRPr="00CF5E92" w:rsidRDefault="00CF5E92" w:rsidP="00CF5E92">
            <w:pPr>
              <w:keepNext w:val="0"/>
              <w:spacing w:line="240" w:lineRule="auto"/>
              <w:ind w:firstLine="0"/>
              <w:jc w:val="left"/>
              <w:rPr>
                <w:ins w:id="672" w:author="赵 子文" w:date="2018-11-15T23:13:00Z"/>
                <w:rFonts w:ascii="等线" w:eastAsia="等线" w:hAnsi="等线" w:cs="宋体"/>
                <w:color w:val="FFFFFF"/>
                <w:sz w:val="22"/>
                <w:szCs w:val="22"/>
              </w:rPr>
            </w:pPr>
            <w:ins w:id="673" w:author="赵 子文" w:date="2018-11-15T23:13:00Z">
              <w:r w:rsidRPr="00CF5E92">
                <w:rPr>
                  <w:rFonts w:ascii="等线" w:eastAsia="等线" w:hAnsi="等线" w:cs="宋体" w:hint="eastAsia"/>
                  <w:color w:val="FFFFFF"/>
                  <w:sz w:val="22"/>
                  <w:szCs w:val="22"/>
                </w:rPr>
                <w:t xml:space="preserve">　</w:t>
              </w:r>
            </w:ins>
          </w:p>
        </w:tc>
      </w:tr>
      <w:tr w:rsidR="00CF5E92" w:rsidRPr="00CF5E92" w14:paraId="7BE23B61" w14:textId="77777777" w:rsidTr="00D85979">
        <w:trPr>
          <w:trHeight w:val="285"/>
          <w:jc w:val="center"/>
          <w:ins w:id="674" w:author="赵 子文" w:date="2018-11-15T23:13:00Z"/>
        </w:trPr>
        <w:tc>
          <w:tcPr>
            <w:tcW w:w="1276" w:type="dxa"/>
            <w:tcBorders>
              <w:top w:val="nil"/>
              <w:left w:val="single" w:sz="4" w:space="0" w:color="auto"/>
              <w:bottom w:val="single" w:sz="4" w:space="0" w:color="auto"/>
              <w:right w:val="single" w:sz="4" w:space="0" w:color="auto"/>
            </w:tcBorders>
            <w:shd w:val="clear" w:color="000000" w:fill="4472C4"/>
            <w:noWrap/>
            <w:vAlign w:val="center"/>
            <w:hideMark/>
          </w:tcPr>
          <w:p w14:paraId="40D2D6F1" w14:textId="77777777" w:rsidR="00CF5E92" w:rsidRPr="00CF5E92" w:rsidRDefault="00CF5E92" w:rsidP="00CF5E92">
            <w:pPr>
              <w:keepNext w:val="0"/>
              <w:spacing w:line="240" w:lineRule="auto"/>
              <w:ind w:firstLine="0"/>
              <w:jc w:val="left"/>
              <w:rPr>
                <w:ins w:id="675" w:author="赵 子文" w:date="2018-11-15T23:13:00Z"/>
                <w:rFonts w:ascii="等线" w:eastAsia="等线" w:hAnsi="等线" w:cs="宋体"/>
                <w:color w:val="FFFFFF"/>
                <w:sz w:val="22"/>
                <w:szCs w:val="22"/>
              </w:rPr>
            </w:pPr>
            <w:ins w:id="676" w:author="赵 子文" w:date="2018-11-15T23:13:00Z">
              <w:r w:rsidRPr="00CF5E92">
                <w:rPr>
                  <w:rFonts w:ascii="等线" w:eastAsia="等线" w:hAnsi="等线" w:cs="宋体" w:hint="eastAsia"/>
                  <w:color w:val="FFFFFF"/>
                  <w:sz w:val="22"/>
                  <w:szCs w:val="22"/>
                </w:rPr>
                <w:t>返回界面</w:t>
              </w:r>
            </w:ins>
          </w:p>
        </w:tc>
        <w:tc>
          <w:tcPr>
            <w:tcW w:w="1080" w:type="dxa"/>
            <w:tcBorders>
              <w:top w:val="nil"/>
              <w:left w:val="nil"/>
              <w:bottom w:val="single" w:sz="4" w:space="0" w:color="auto"/>
              <w:right w:val="single" w:sz="4" w:space="0" w:color="auto"/>
            </w:tcBorders>
            <w:shd w:val="clear" w:color="000000" w:fill="4472C4"/>
            <w:noWrap/>
            <w:vAlign w:val="center"/>
            <w:hideMark/>
          </w:tcPr>
          <w:p w14:paraId="738CA581" w14:textId="77777777" w:rsidR="00CF5E92" w:rsidRPr="00CF5E92" w:rsidRDefault="00CF5E92" w:rsidP="00CF5E92">
            <w:pPr>
              <w:keepNext w:val="0"/>
              <w:spacing w:line="240" w:lineRule="auto"/>
              <w:ind w:firstLine="0"/>
              <w:jc w:val="left"/>
              <w:rPr>
                <w:ins w:id="677" w:author="赵 子文" w:date="2018-11-15T23:13:00Z"/>
                <w:rFonts w:ascii="等线" w:eastAsia="等线" w:hAnsi="等线" w:cs="宋体"/>
                <w:color w:val="FFFFFF"/>
                <w:sz w:val="22"/>
                <w:szCs w:val="22"/>
              </w:rPr>
            </w:pPr>
            <w:ins w:id="678" w:author="赵 子文" w:date="2018-11-15T23:13:00Z">
              <w:r w:rsidRPr="00CF5E92">
                <w:rPr>
                  <w:rFonts w:ascii="等线" w:eastAsia="等线" w:hAnsi="等线" w:cs="宋体" w:hint="eastAsia"/>
                  <w:color w:val="FFFFFF"/>
                  <w:sz w:val="22"/>
                  <w:szCs w:val="22"/>
                </w:rPr>
                <w:t>bool</w:t>
              </w:r>
            </w:ins>
          </w:p>
        </w:tc>
        <w:tc>
          <w:tcPr>
            <w:tcW w:w="1080" w:type="dxa"/>
            <w:tcBorders>
              <w:top w:val="nil"/>
              <w:left w:val="nil"/>
              <w:bottom w:val="single" w:sz="4" w:space="0" w:color="auto"/>
              <w:right w:val="single" w:sz="4" w:space="0" w:color="auto"/>
            </w:tcBorders>
            <w:shd w:val="clear" w:color="000000" w:fill="4472C4"/>
            <w:noWrap/>
            <w:vAlign w:val="center"/>
            <w:hideMark/>
          </w:tcPr>
          <w:p w14:paraId="75B62A6A" w14:textId="77777777" w:rsidR="00CF5E92" w:rsidRPr="00CF5E92" w:rsidRDefault="00CF5E92" w:rsidP="00CF5E92">
            <w:pPr>
              <w:keepNext w:val="0"/>
              <w:spacing w:line="240" w:lineRule="auto"/>
              <w:ind w:firstLine="0"/>
              <w:jc w:val="left"/>
              <w:rPr>
                <w:ins w:id="679" w:author="赵 子文" w:date="2018-11-15T23:13:00Z"/>
                <w:rFonts w:ascii="等线" w:eastAsia="等线" w:hAnsi="等线" w:cs="宋体"/>
                <w:color w:val="FFFFFF"/>
                <w:sz w:val="22"/>
                <w:szCs w:val="22"/>
              </w:rPr>
            </w:pPr>
            <w:ins w:id="680" w:author="赵 子文" w:date="2018-11-15T23:13:00Z">
              <w:r w:rsidRPr="00CF5E92">
                <w:rPr>
                  <w:rFonts w:ascii="等线" w:eastAsia="等线" w:hAnsi="等线" w:cs="宋体" w:hint="eastAsia"/>
                  <w:color w:val="FFFFFF"/>
                  <w:sz w:val="22"/>
                  <w:szCs w:val="22"/>
                </w:rPr>
                <w:t>内部</w:t>
              </w:r>
            </w:ins>
          </w:p>
        </w:tc>
        <w:tc>
          <w:tcPr>
            <w:tcW w:w="1080" w:type="dxa"/>
            <w:tcBorders>
              <w:top w:val="nil"/>
              <w:left w:val="nil"/>
              <w:bottom w:val="single" w:sz="4" w:space="0" w:color="auto"/>
              <w:right w:val="single" w:sz="4" w:space="0" w:color="auto"/>
            </w:tcBorders>
            <w:shd w:val="clear" w:color="000000" w:fill="4472C4"/>
            <w:noWrap/>
            <w:vAlign w:val="center"/>
            <w:hideMark/>
          </w:tcPr>
          <w:p w14:paraId="68861BB7" w14:textId="77777777" w:rsidR="00CF5E92" w:rsidRPr="00CF5E92" w:rsidRDefault="00CF5E92" w:rsidP="00CF5E92">
            <w:pPr>
              <w:keepNext w:val="0"/>
              <w:spacing w:line="240" w:lineRule="auto"/>
              <w:ind w:firstLine="0"/>
              <w:jc w:val="left"/>
              <w:rPr>
                <w:ins w:id="681" w:author="赵 子文" w:date="2018-11-15T23:13:00Z"/>
                <w:rFonts w:ascii="等线" w:eastAsia="等线" w:hAnsi="等线" w:cs="宋体"/>
                <w:color w:val="FFFFFF"/>
                <w:sz w:val="22"/>
                <w:szCs w:val="22"/>
              </w:rPr>
            </w:pPr>
            <w:ins w:id="682" w:author="赵 子文" w:date="2018-11-15T23:13:00Z">
              <w:r w:rsidRPr="00CF5E92">
                <w:rPr>
                  <w:rFonts w:ascii="等线" w:eastAsia="等线" w:hAnsi="等线" w:cs="宋体" w:hint="eastAsia"/>
                  <w:color w:val="FFFFFF"/>
                  <w:sz w:val="22"/>
                  <w:szCs w:val="22"/>
                </w:rPr>
                <w:t xml:space="preserve">　</w:t>
              </w:r>
            </w:ins>
          </w:p>
        </w:tc>
      </w:tr>
      <w:tr w:rsidR="00CF5E92" w:rsidRPr="00CF5E92" w14:paraId="16934ECD" w14:textId="77777777" w:rsidTr="00D85979">
        <w:trPr>
          <w:trHeight w:val="285"/>
          <w:jc w:val="center"/>
          <w:ins w:id="683" w:author="赵 子文" w:date="2018-11-15T23:13:00Z"/>
        </w:trPr>
        <w:tc>
          <w:tcPr>
            <w:tcW w:w="1276" w:type="dxa"/>
            <w:tcBorders>
              <w:top w:val="nil"/>
              <w:left w:val="single" w:sz="4" w:space="0" w:color="auto"/>
              <w:bottom w:val="single" w:sz="4" w:space="0" w:color="auto"/>
              <w:right w:val="single" w:sz="4" w:space="0" w:color="auto"/>
            </w:tcBorders>
            <w:shd w:val="clear" w:color="000000" w:fill="4472C4"/>
            <w:noWrap/>
            <w:vAlign w:val="center"/>
            <w:hideMark/>
          </w:tcPr>
          <w:p w14:paraId="310CFAC4" w14:textId="77777777" w:rsidR="00CF5E92" w:rsidRPr="00CF5E92" w:rsidRDefault="00CF5E92" w:rsidP="00CF5E92">
            <w:pPr>
              <w:keepNext w:val="0"/>
              <w:spacing w:line="240" w:lineRule="auto"/>
              <w:ind w:firstLine="0"/>
              <w:jc w:val="left"/>
              <w:rPr>
                <w:ins w:id="684" w:author="赵 子文" w:date="2018-11-15T23:13:00Z"/>
                <w:rFonts w:ascii="等线" w:eastAsia="等线" w:hAnsi="等线" w:cs="宋体"/>
                <w:color w:val="FFFFFF"/>
                <w:sz w:val="22"/>
                <w:szCs w:val="22"/>
              </w:rPr>
            </w:pPr>
            <w:ins w:id="685" w:author="赵 子文" w:date="2018-11-15T23:13:00Z">
              <w:r w:rsidRPr="00CF5E92">
                <w:rPr>
                  <w:rFonts w:ascii="等线" w:eastAsia="等线" w:hAnsi="等线" w:cs="宋体" w:hint="eastAsia"/>
                  <w:color w:val="FFFFFF"/>
                  <w:sz w:val="22"/>
                  <w:szCs w:val="22"/>
                </w:rPr>
                <w:t>重新加载</w:t>
              </w:r>
            </w:ins>
          </w:p>
        </w:tc>
        <w:tc>
          <w:tcPr>
            <w:tcW w:w="1080" w:type="dxa"/>
            <w:tcBorders>
              <w:top w:val="nil"/>
              <w:left w:val="nil"/>
              <w:bottom w:val="single" w:sz="4" w:space="0" w:color="auto"/>
              <w:right w:val="single" w:sz="4" w:space="0" w:color="auto"/>
            </w:tcBorders>
            <w:shd w:val="clear" w:color="000000" w:fill="4472C4"/>
            <w:noWrap/>
            <w:vAlign w:val="center"/>
            <w:hideMark/>
          </w:tcPr>
          <w:p w14:paraId="59FCF4DD" w14:textId="77777777" w:rsidR="00CF5E92" w:rsidRPr="00CF5E92" w:rsidRDefault="00CF5E92" w:rsidP="00CF5E92">
            <w:pPr>
              <w:keepNext w:val="0"/>
              <w:spacing w:line="240" w:lineRule="auto"/>
              <w:ind w:firstLine="0"/>
              <w:jc w:val="left"/>
              <w:rPr>
                <w:ins w:id="686" w:author="赵 子文" w:date="2018-11-15T23:13:00Z"/>
                <w:rFonts w:ascii="等线" w:eastAsia="等线" w:hAnsi="等线" w:cs="宋体"/>
                <w:color w:val="FFFFFF"/>
                <w:sz w:val="22"/>
                <w:szCs w:val="22"/>
              </w:rPr>
            </w:pPr>
            <w:ins w:id="687" w:author="赵 子文" w:date="2018-11-15T23:13:00Z">
              <w:r w:rsidRPr="00CF5E92">
                <w:rPr>
                  <w:rFonts w:ascii="等线" w:eastAsia="等线" w:hAnsi="等线" w:cs="宋体" w:hint="eastAsia"/>
                  <w:color w:val="FFFFFF"/>
                  <w:sz w:val="22"/>
                  <w:szCs w:val="22"/>
                </w:rPr>
                <w:t>bool</w:t>
              </w:r>
            </w:ins>
          </w:p>
        </w:tc>
        <w:tc>
          <w:tcPr>
            <w:tcW w:w="1080" w:type="dxa"/>
            <w:tcBorders>
              <w:top w:val="nil"/>
              <w:left w:val="nil"/>
              <w:bottom w:val="single" w:sz="4" w:space="0" w:color="auto"/>
              <w:right w:val="single" w:sz="4" w:space="0" w:color="auto"/>
            </w:tcBorders>
            <w:shd w:val="clear" w:color="000000" w:fill="4472C4"/>
            <w:noWrap/>
            <w:vAlign w:val="center"/>
            <w:hideMark/>
          </w:tcPr>
          <w:p w14:paraId="584A9CF2" w14:textId="77777777" w:rsidR="00CF5E92" w:rsidRPr="00CF5E92" w:rsidRDefault="00CF5E92" w:rsidP="00CF5E92">
            <w:pPr>
              <w:keepNext w:val="0"/>
              <w:spacing w:line="240" w:lineRule="auto"/>
              <w:ind w:firstLine="0"/>
              <w:jc w:val="left"/>
              <w:rPr>
                <w:ins w:id="688" w:author="赵 子文" w:date="2018-11-15T23:13:00Z"/>
                <w:rFonts w:ascii="等线" w:eastAsia="等线" w:hAnsi="等线" w:cs="宋体"/>
                <w:color w:val="FFFFFF"/>
                <w:sz w:val="22"/>
                <w:szCs w:val="22"/>
              </w:rPr>
            </w:pPr>
            <w:ins w:id="689" w:author="赵 子文" w:date="2018-11-15T23:13:00Z">
              <w:r w:rsidRPr="00CF5E92">
                <w:rPr>
                  <w:rFonts w:ascii="等线" w:eastAsia="等线" w:hAnsi="等线" w:cs="宋体" w:hint="eastAsia"/>
                  <w:color w:val="FFFFFF"/>
                  <w:sz w:val="22"/>
                  <w:szCs w:val="22"/>
                </w:rPr>
                <w:t>内部</w:t>
              </w:r>
            </w:ins>
          </w:p>
        </w:tc>
        <w:tc>
          <w:tcPr>
            <w:tcW w:w="1080" w:type="dxa"/>
            <w:tcBorders>
              <w:top w:val="nil"/>
              <w:left w:val="nil"/>
              <w:bottom w:val="single" w:sz="4" w:space="0" w:color="auto"/>
              <w:right w:val="single" w:sz="4" w:space="0" w:color="auto"/>
            </w:tcBorders>
            <w:shd w:val="clear" w:color="000000" w:fill="4472C4"/>
            <w:noWrap/>
            <w:vAlign w:val="center"/>
            <w:hideMark/>
          </w:tcPr>
          <w:p w14:paraId="4173E7E0" w14:textId="77777777" w:rsidR="00CF5E92" w:rsidRPr="00CF5E92" w:rsidRDefault="00CF5E92" w:rsidP="00CF5E92">
            <w:pPr>
              <w:keepNext w:val="0"/>
              <w:spacing w:line="240" w:lineRule="auto"/>
              <w:ind w:firstLine="0"/>
              <w:jc w:val="left"/>
              <w:rPr>
                <w:ins w:id="690" w:author="赵 子文" w:date="2018-11-15T23:13:00Z"/>
                <w:rFonts w:ascii="等线" w:eastAsia="等线" w:hAnsi="等线" w:cs="宋体"/>
                <w:color w:val="FFFFFF"/>
                <w:sz w:val="22"/>
                <w:szCs w:val="22"/>
              </w:rPr>
            </w:pPr>
            <w:ins w:id="691" w:author="赵 子文" w:date="2018-11-15T23:13:00Z">
              <w:r w:rsidRPr="00CF5E92">
                <w:rPr>
                  <w:rFonts w:ascii="等线" w:eastAsia="等线" w:hAnsi="等线" w:cs="宋体" w:hint="eastAsia"/>
                  <w:color w:val="FFFFFF"/>
                  <w:sz w:val="22"/>
                  <w:szCs w:val="22"/>
                </w:rPr>
                <w:t xml:space="preserve">　</w:t>
              </w:r>
            </w:ins>
          </w:p>
        </w:tc>
      </w:tr>
      <w:tr w:rsidR="00CF5E92" w:rsidRPr="00CF5E92" w14:paraId="07E94A30" w14:textId="77777777" w:rsidTr="00D85979">
        <w:trPr>
          <w:trHeight w:val="285"/>
          <w:jc w:val="center"/>
          <w:ins w:id="692" w:author="赵 子文" w:date="2018-11-15T23:13:00Z"/>
        </w:trPr>
        <w:tc>
          <w:tcPr>
            <w:tcW w:w="1276" w:type="dxa"/>
            <w:tcBorders>
              <w:top w:val="nil"/>
              <w:left w:val="single" w:sz="4" w:space="0" w:color="auto"/>
              <w:bottom w:val="single" w:sz="4" w:space="0" w:color="auto"/>
              <w:right w:val="single" w:sz="4" w:space="0" w:color="auto"/>
            </w:tcBorders>
            <w:shd w:val="clear" w:color="000000" w:fill="4472C4"/>
            <w:noWrap/>
            <w:vAlign w:val="center"/>
            <w:hideMark/>
          </w:tcPr>
          <w:p w14:paraId="2C42BA75" w14:textId="77777777" w:rsidR="00CF5E92" w:rsidRPr="00CF5E92" w:rsidRDefault="00CF5E92" w:rsidP="00CF5E92">
            <w:pPr>
              <w:keepNext w:val="0"/>
              <w:spacing w:line="240" w:lineRule="auto"/>
              <w:ind w:firstLine="0"/>
              <w:jc w:val="left"/>
              <w:rPr>
                <w:ins w:id="693" w:author="赵 子文" w:date="2018-11-15T23:13:00Z"/>
                <w:rFonts w:ascii="等线" w:eastAsia="等线" w:hAnsi="等线" w:cs="宋体"/>
                <w:color w:val="FFFFFF"/>
                <w:sz w:val="22"/>
                <w:szCs w:val="22"/>
              </w:rPr>
            </w:pPr>
            <w:ins w:id="694" w:author="赵 子文" w:date="2018-11-15T23:13:00Z">
              <w:r w:rsidRPr="00CF5E92">
                <w:rPr>
                  <w:rFonts w:ascii="等线" w:eastAsia="等线" w:hAnsi="等线" w:cs="宋体" w:hint="eastAsia"/>
                  <w:color w:val="FFFFFF"/>
                  <w:sz w:val="22"/>
                  <w:szCs w:val="22"/>
                </w:rPr>
                <w:t>错误信号</w:t>
              </w:r>
            </w:ins>
          </w:p>
        </w:tc>
        <w:tc>
          <w:tcPr>
            <w:tcW w:w="1080" w:type="dxa"/>
            <w:tcBorders>
              <w:top w:val="nil"/>
              <w:left w:val="nil"/>
              <w:bottom w:val="single" w:sz="4" w:space="0" w:color="auto"/>
              <w:right w:val="single" w:sz="4" w:space="0" w:color="auto"/>
            </w:tcBorders>
            <w:shd w:val="clear" w:color="000000" w:fill="4472C4"/>
            <w:noWrap/>
            <w:vAlign w:val="center"/>
            <w:hideMark/>
          </w:tcPr>
          <w:p w14:paraId="16F7E5E2" w14:textId="77777777" w:rsidR="00CF5E92" w:rsidRPr="00CF5E92" w:rsidRDefault="00CF5E92" w:rsidP="00CF5E92">
            <w:pPr>
              <w:keepNext w:val="0"/>
              <w:spacing w:line="240" w:lineRule="auto"/>
              <w:ind w:firstLine="0"/>
              <w:jc w:val="left"/>
              <w:rPr>
                <w:ins w:id="695" w:author="赵 子文" w:date="2018-11-15T23:13:00Z"/>
                <w:rFonts w:ascii="等线" w:eastAsia="等线" w:hAnsi="等线" w:cs="宋体"/>
                <w:color w:val="FFFFFF"/>
                <w:sz w:val="22"/>
                <w:szCs w:val="22"/>
              </w:rPr>
            </w:pPr>
            <w:ins w:id="696" w:author="赵 子文" w:date="2018-11-15T23:13:00Z">
              <w:r w:rsidRPr="00CF5E92">
                <w:rPr>
                  <w:rFonts w:ascii="等线" w:eastAsia="等线" w:hAnsi="等线" w:cs="宋体" w:hint="eastAsia"/>
                  <w:color w:val="FFFFFF"/>
                  <w:sz w:val="22"/>
                  <w:szCs w:val="22"/>
                </w:rPr>
                <w:t>bool</w:t>
              </w:r>
            </w:ins>
          </w:p>
        </w:tc>
        <w:tc>
          <w:tcPr>
            <w:tcW w:w="1080" w:type="dxa"/>
            <w:tcBorders>
              <w:top w:val="nil"/>
              <w:left w:val="nil"/>
              <w:bottom w:val="single" w:sz="4" w:space="0" w:color="auto"/>
              <w:right w:val="single" w:sz="4" w:space="0" w:color="auto"/>
            </w:tcBorders>
            <w:shd w:val="clear" w:color="000000" w:fill="4472C4"/>
            <w:noWrap/>
            <w:vAlign w:val="center"/>
            <w:hideMark/>
          </w:tcPr>
          <w:p w14:paraId="3F3ADE9A" w14:textId="77777777" w:rsidR="00CF5E92" w:rsidRPr="00CF5E92" w:rsidRDefault="00CF5E92" w:rsidP="00CF5E92">
            <w:pPr>
              <w:keepNext w:val="0"/>
              <w:spacing w:line="240" w:lineRule="auto"/>
              <w:ind w:firstLine="0"/>
              <w:jc w:val="left"/>
              <w:rPr>
                <w:ins w:id="697" w:author="赵 子文" w:date="2018-11-15T23:13:00Z"/>
                <w:rFonts w:ascii="等线" w:eastAsia="等线" w:hAnsi="等线" w:cs="宋体"/>
                <w:color w:val="FFFFFF"/>
                <w:sz w:val="22"/>
                <w:szCs w:val="22"/>
              </w:rPr>
            </w:pPr>
            <w:ins w:id="698" w:author="赵 子文" w:date="2018-11-15T23:13:00Z">
              <w:r w:rsidRPr="00CF5E92">
                <w:rPr>
                  <w:rFonts w:ascii="等线" w:eastAsia="等线" w:hAnsi="等线" w:cs="宋体" w:hint="eastAsia"/>
                  <w:color w:val="FFFFFF"/>
                  <w:sz w:val="22"/>
                  <w:szCs w:val="22"/>
                </w:rPr>
                <w:t>外部</w:t>
              </w:r>
            </w:ins>
          </w:p>
        </w:tc>
        <w:tc>
          <w:tcPr>
            <w:tcW w:w="1080" w:type="dxa"/>
            <w:tcBorders>
              <w:top w:val="nil"/>
              <w:left w:val="nil"/>
              <w:bottom w:val="single" w:sz="4" w:space="0" w:color="auto"/>
              <w:right w:val="single" w:sz="4" w:space="0" w:color="auto"/>
            </w:tcBorders>
            <w:shd w:val="clear" w:color="000000" w:fill="4472C4"/>
            <w:noWrap/>
            <w:vAlign w:val="center"/>
            <w:hideMark/>
          </w:tcPr>
          <w:p w14:paraId="507A8912" w14:textId="77777777" w:rsidR="00CF5E92" w:rsidRPr="00CF5E92" w:rsidRDefault="00CF5E92" w:rsidP="00CF5E92">
            <w:pPr>
              <w:keepNext w:val="0"/>
              <w:spacing w:line="240" w:lineRule="auto"/>
              <w:ind w:firstLine="0"/>
              <w:jc w:val="left"/>
              <w:rPr>
                <w:ins w:id="699" w:author="赵 子文" w:date="2018-11-15T23:13:00Z"/>
                <w:rFonts w:ascii="等线" w:eastAsia="等线" w:hAnsi="等线" w:cs="宋体"/>
                <w:color w:val="FFFFFF"/>
                <w:sz w:val="22"/>
                <w:szCs w:val="22"/>
              </w:rPr>
            </w:pPr>
            <w:ins w:id="700" w:author="赵 子文" w:date="2018-11-15T23:13:00Z">
              <w:r w:rsidRPr="00CF5E92">
                <w:rPr>
                  <w:rFonts w:ascii="等线" w:eastAsia="等线" w:hAnsi="等线" w:cs="宋体" w:hint="eastAsia"/>
                  <w:color w:val="FFFFFF"/>
                  <w:sz w:val="22"/>
                  <w:szCs w:val="22"/>
                </w:rPr>
                <w:t>%M14</w:t>
              </w:r>
            </w:ins>
          </w:p>
        </w:tc>
      </w:tr>
      <w:tr w:rsidR="00CF5E92" w:rsidRPr="00CF5E92" w14:paraId="52B470C9" w14:textId="77777777" w:rsidTr="00D85979">
        <w:trPr>
          <w:trHeight w:val="285"/>
          <w:jc w:val="center"/>
          <w:ins w:id="701" w:author="赵 子文" w:date="2018-11-15T23:13:00Z"/>
        </w:trPr>
        <w:tc>
          <w:tcPr>
            <w:tcW w:w="1276" w:type="dxa"/>
            <w:tcBorders>
              <w:top w:val="nil"/>
              <w:left w:val="single" w:sz="4" w:space="0" w:color="auto"/>
              <w:bottom w:val="single" w:sz="4" w:space="0" w:color="auto"/>
              <w:right w:val="single" w:sz="4" w:space="0" w:color="auto"/>
            </w:tcBorders>
            <w:shd w:val="clear" w:color="000000" w:fill="4472C4"/>
            <w:noWrap/>
            <w:vAlign w:val="center"/>
            <w:hideMark/>
          </w:tcPr>
          <w:p w14:paraId="1BCFD454" w14:textId="77777777" w:rsidR="00CF5E92" w:rsidRPr="00CF5E92" w:rsidRDefault="00CF5E92" w:rsidP="00CF5E92">
            <w:pPr>
              <w:keepNext w:val="0"/>
              <w:spacing w:line="240" w:lineRule="auto"/>
              <w:ind w:firstLine="0"/>
              <w:jc w:val="left"/>
              <w:rPr>
                <w:ins w:id="702" w:author="赵 子文" w:date="2018-11-15T23:13:00Z"/>
                <w:rFonts w:ascii="等线" w:eastAsia="等线" w:hAnsi="等线" w:cs="宋体"/>
                <w:color w:val="FFFFFF"/>
                <w:sz w:val="22"/>
                <w:szCs w:val="22"/>
              </w:rPr>
            </w:pPr>
            <w:ins w:id="703" w:author="赵 子文" w:date="2018-11-15T23:13:00Z">
              <w:r w:rsidRPr="00CF5E92">
                <w:rPr>
                  <w:rFonts w:ascii="等线" w:eastAsia="等线" w:hAnsi="等线" w:cs="宋体" w:hint="eastAsia"/>
                  <w:color w:val="FFFFFF"/>
                  <w:sz w:val="22"/>
                  <w:szCs w:val="22"/>
                </w:rPr>
                <w:t>错误输入</w:t>
              </w:r>
            </w:ins>
          </w:p>
        </w:tc>
        <w:tc>
          <w:tcPr>
            <w:tcW w:w="1080" w:type="dxa"/>
            <w:tcBorders>
              <w:top w:val="nil"/>
              <w:left w:val="nil"/>
              <w:bottom w:val="single" w:sz="4" w:space="0" w:color="auto"/>
              <w:right w:val="single" w:sz="4" w:space="0" w:color="auto"/>
            </w:tcBorders>
            <w:shd w:val="clear" w:color="000000" w:fill="4472C4"/>
            <w:noWrap/>
            <w:vAlign w:val="center"/>
            <w:hideMark/>
          </w:tcPr>
          <w:p w14:paraId="0F115989" w14:textId="77777777" w:rsidR="00CF5E92" w:rsidRPr="00CF5E92" w:rsidRDefault="00CF5E92" w:rsidP="00CF5E92">
            <w:pPr>
              <w:keepNext w:val="0"/>
              <w:spacing w:line="240" w:lineRule="auto"/>
              <w:ind w:firstLine="0"/>
              <w:jc w:val="left"/>
              <w:rPr>
                <w:ins w:id="704" w:author="赵 子文" w:date="2018-11-15T23:13:00Z"/>
                <w:rFonts w:ascii="等线" w:eastAsia="等线" w:hAnsi="等线" w:cs="宋体"/>
                <w:color w:val="FFFFFF"/>
                <w:sz w:val="22"/>
                <w:szCs w:val="22"/>
              </w:rPr>
            </w:pPr>
            <w:ins w:id="705" w:author="赵 子文" w:date="2018-11-15T23:13:00Z">
              <w:r w:rsidRPr="00CF5E92">
                <w:rPr>
                  <w:rFonts w:ascii="等线" w:eastAsia="等线" w:hAnsi="等线" w:cs="宋体" w:hint="eastAsia"/>
                  <w:color w:val="FFFFFF"/>
                  <w:sz w:val="22"/>
                  <w:szCs w:val="22"/>
                </w:rPr>
                <w:t>bool</w:t>
              </w:r>
            </w:ins>
          </w:p>
        </w:tc>
        <w:tc>
          <w:tcPr>
            <w:tcW w:w="1080" w:type="dxa"/>
            <w:tcBorders>
              <w:top w:val="nil"/>
              <w:left w:val="nil"/>
              <w:bottom w:val="single" w:sz="4" w:space="0" w:color="auto"/>
              <w:right w:val="single" w:sz="4" w:space="0" w:color="auto"/>
            </w:tcBorders>
            <w:shd w:val="clear" w:color="000000" w:fill="4472C4"/>
            <w:noWrap/>
            <w:vAlign w:val="center"/>
            <w:hideMark/>
          </w:tcPr>
          <w:p w14:paraId="27A48708" w14:textId="77777777" w:rsidR="00CF5E92" w:rsidRPr="00CF5E92" w:rsidRDefault="00CF5E92" w:rsidP="00CF5E92">
            <w:pPr>
              <w:keepNext w:val="0"/>
              <w:spacing w:line="240" w:lineRule="auto"/>
              <w:ind w:firstLine="0"/>
              <w:jc w:val="left"/>
              <w:rPr>
                <w:ins w:id="706" w:author="赵 子文" w:date="2018-11-15T23:13:00Z"/>
                <w:rFonts w:ascii="等线" w:eastAsia="等线" w:hAnsi="等线" w:cs="宋体"/>
                <w:color w:val="FFFFFF"/>
                <w:sz w:val="22"/>
                <w:szCs w:val="22"/>
              </w:rPr>
            </w:pPr>
            <w:ins w:id="707" w:author="赵 子文" w:date="2018-11-15T23:13:00Z">
              <w:r w:rsidRPr="00CF5E92">
                <w:rPr>
                  <w:rFonts w:ascii="等线" w:eastAsia="等线" w:hAnsi="等线" w:cs="宋体" w:hint="eastAsia"/>
                  <w:color w:val="FFFFFF"/>
                  <w:sz w:val="22"/>
                  <w:szCs w:val="22"/>
                </w:rPr>
                <w:t>内部</w:t>
              </w:r>
            </w:ins>
          </w:p>
        </w:tc>
        <w:tc>
          <w:tcPr>
            <w:tcW w:w="1080" w:type="dxa"/>
            <w:tcBorders>
              <w:top w:val="nil"/>
              <w:left w:val="nil"/>
              <w:bottom w:val="single" w:sz="4" w:space="0" w:color="auto"/>
              <w:right w:val="single" w:sz="4" w:space="0" w:color="auto"/>
            </w:tcBorders>
            <w:shd w:val="clear" w:color="000000" w:fill="4472C4"/>
            <w:noWrap/>
            <w:vAlign w:val="center"/>
            <w:hideMark/>
          </w:tcPr>
          <w:p w14:paraId="6DDD0277" w14:textId="77777777" w:rsidR="00CF5E92" w:rsidRPr="00CF5E92" w:rsidRDefault="00CF5E92" w:rsidP="00CF5E92">
            <w:pPr>
              <w:keepNext w:val="0"/>
              <w:spacing w:line="240" w:lineRule="auto"/>
              <w:ind w:firstLine="0"/>
              <w:jc w:val="left"/>
              <w:rPr>
                <w:ins w:id="708" w:author="赵 子文" w:date="2018-11-15T23:13:00Z"/>
                <w:rFonts w:ascii="等线" w:eastAsia="等线" w:hAnsi="等线" w:cs="宋体"/>
                <w:color w:val="FFFFFF"/>
                <w:sz w:val="22"/>
                <w:szCs w:val="22"/>
              </w:rPr>
            </w:pPr>
            <w:ins w:id="709" w:author="赵 子文" w:date="2018-11-15T23:13:00Z">
              <w:r w:rsidRPr="00CF5E92">
                <w:rPr>
                  <w:rFonts w:ascii="等线" w:eastAsia="等线" w:hAnsi="等线" w:cs="宋体" w:hint="eastAsia"/>
                  <w:color w:val="FFFFFF"/>
                  <w:sz w:val="22"/>
                  <w:szCs w:val="22"/>
                </w:rPr>
                <w:t xml:space="preserve">　</w:t>
              </w:r>
            </w:ins>
          </w:p>
        </w:tc>
      </w:tr>
      <w:tr w:rsidR="00CF5E92" w:rsidRPr="00CF5E92" w14:paraId="72B9E08C" w14:textId="77777777" w:rsidTr="00D85979">
        <w:trPr>
          <w:trHeight w:val="285"/>
          <w:jc w:val="center"/>
          <w:ins w:id="710" w:author="赵 子文" w:date="2018-11-15T23:13:00Z"/>
        </w:trPr>
        <w:tc>
          <w:tcPr>
            <w:tcW w:w="1276" w:type="dxa"/>
            <w:tcBorders>
              <w:top w:val="nil"/>
              <w:left w:val="single" w:sz="4" w:space="0" w:color="auto"/>
              <w:bottom w:val="single" w:sz="4" w:space="0" w:color="auto"/>
              <w:right w:val="single" w:sz="4" w:space="0" w:color="auto"/>
            </w:tcBorders>
            <w:shd w:val="clear" w:color="000000" w:fill="4472C4"/>
            <w:noWrap/>
            <w:vAlign w:val="center"/>
            <w:hideMark/>
          </w:tcPr>
          <w:p w14:paraId="6F57BC0A" w14:textId="77777777" w:rsidR="00CF5E92" w:rsidRPr="00CF5E92" w:rsidRDefault="00CF5E92" w:rsidP="00CF5E92">
            <w:pPr>
              <w:keepNext w:val="0"/>
              <w:spacing w:line="240" w:lineRule="auto"/>
              <w:ind w:firstLine="0"/>
              <w:jc w:val="left"/>
              <w:rPr>
                <w:ins w:id="711" w:author="赵 子文" w:date="2018-11-15T23:13:00Z"/>
                <w:rFonts w:ascii="等线" w:eastAsia="等线" w:hAnsi="等线" w:cs="宋体"/>
                <w:color w:val="FFFFFF"/>
                <w:sz w:val="22"/>
                <w:szCs w:val="22"/>
              </w:rPr>
            </w:pPr>
            <w:ins w:id="712" w:author="赵 子文" w:date="2018-11-15T23:13:00Z">
              <w:r w:rsidRPr="00CF5E92">
                <w:rPr>
                  <w:rFonts w:ascii="等线" w:eastAsia="等线" w:hAnsi="等线" w:cs="宋体" w:hint="eastAsia"/>
                  <w:color w:val="FFFFFF"/>
                  <w:sz w:val="22"/>
                  <w:szCs w:val="22"/>
                </w:rPr>
                <w:t>键入密码</w:t>
              </w:r>
            </w:ins>
          </w:p>
        </w:tc>
        <w:tc>
          <w:tcPr>
            <w:tcW w:w="1080" w:type="dxa"/>
            <w:tcBorders>
              <w:top w:val="nil"/>
              <w:left w:val="nil"/>
              <w:bottom w:val="single" w:sz="4" w:space="0" w:color="auto"/>
              <w:right w:val="single" w:sz="4" w:space="0" w:color="auto"/>
            </w:tcBorders>
            <w:shd w:val="clear" w:color="000000" w:fill="4472C4"/>
            <w:noWrap/>
            <w:vAlign w:val="center"/>
            <w:hideMark/>
          </w:tcPr>
          <w:p w14:paraId="13D5B07D" w14:textId="77777777" w:rsidR="00CF5E92" w:rsidRPr="00CF5E92" w:rsidRDefault="00CF5E92" w:rsidP="00CF5E92">
            <w:pPr>
              <w:keepNext w:val="0"/>
              <w:spacing w:line="240" w:lineRule="auto"/>
              <w:ind w:firstLine="0"/>
              <w:jc w:val="left"/>
              <w:rPr>
                <w:ins w:id="713" w:author="赵 子文" w:date="2018-11-15T23:13:00Z"/>
                <w:rFonts w:ascii="等线" w:eastAsia="等线" w:hAnsi="等线" w:cs="宋体"/>
                <w:color w:val="FFFFFF"/>
                <w:sz w:val="22"/>
                <w:szCs w:val="22"/>
              </w:rPr>
            </w:pPr>
            <w:ins w:id="714" w:author="赵 子文" w:date="2018-11-15T23:13:00Z">
              <w:r w:rsidRPr="00CF5E92">
                <w:rPr>
                  <w:rFonts w:ascii="等线" w:eastAsia="等线" w:hAnsi="等线" w:cs="宋体" w:hint="eastAsia"/>
                  <w:color w:val="FFFFFF"/>
                  <w:sz w:val="22"/>
                  <w:szCs w:val="22"/>
                </w:rPr>
                <w:t>bool</w:t>
              </w:r>
            </w:ins>
          </w:p>
        </w:tc>
        <w:tc>
          <w:tcPr>
            <w:tcW w:w="1080" w:type="dxa"/>
            <w:tcBorders>
              <w:top w:val="nil"/>
              <w:left w:val="nil"/>
              <w:bottom w:val="single" w:sz="4" w:space="0" w:color="auto"/>
              <w:right w:val="single" w:sz="4" w:space="0" w:color="auto"/>
            </w:tcBorders>
            <w:shd w:val="clear" w:color="000000" w:fill="4472C4"/>
            <w:noWrap/>
            <w:vAlign w:val="center"/>
            <w:hideMark/>
          </w:tcPr>
          <w:p w14:paraId="07E071C6" w14:textId="77777777" w:rsidR="00CF5E92" w:rsidRPr="00CF5E92" w:rsidRDefault="00CF5E92" w:rsidP="00CF5E92">
            <w:pPr>
              <w:keepNext w:val="0"/>
              <w:spacing w:line="240" w:lineRule="auto"/>
              <w:ind w:firstLine="0"/>
              <w:jc w:val="left"/>
              <w:rPr>
                <w:ins w:id="715" w:author="赵 子文" w:date="2018-11-15T23:13:00Z"/>
                <w:rFonts w:ascii="等线" w:eastAsia="等线" w:hAnsi="等线" w:cs="宋体"/>
                <w:color w:val="FFFFFF"/>
                <w:sz w:val="22"/>
                <w:szCs w:val="22"/>
              </w:rPr>
            </w:pPr>
            <w:ins w:id="716" w:author="赵 子文" w:date="2018-11-15T23:13:00Z">
              <w:r w:rsidRPr="00CF5E92">
                <w:rPr>
                  <w:rFonts w:ascii="等线" w:eastAsia="等线" w:hAnsi="等线" w:cs="宋体" w:hint="eastAsia"/>
                  <w:color w:val="FFFFFF"/>
                  <w:sz w:val="22"/>
                  <w:szCs w:val="22"/>
                </w:rPr>
                <w:t>内部</w:t>
              </w:r>
            </w:ins>
          </w:p>
        </w:tc>
        <w:tc>
          <w:tcPr>
            <w:tcW w:w="1080" w:type="dxa"/>
            <w:tcBorders>
              <w:top w:val="nil"/>
              <w:left w:val="nil"/>
              <w:bottom w:val="single" w:sz="4" w:space="0" w:color="auto"/>
              <w:right w:val="single" w:sz="4" w:space="0" w:color="auto"/>
            </w:tcBorders>
            <w:shd w:val="clear" w:color="000000" w:fill="4472C4"/>
            <w:noWrap/>
            <w:vAlign w:val="center"/>
            <w:hideMark/>
          </w:tcPr>
          <w:p w14:paraId="48795B8C" w14:textId="77777777" w:rsidR="00CF5E92" w:rsidRPr="00CF5E92" w:rsidRDefault="00CF5E92" w:rsidP="00CF5E92">
            <w:pPr>
              <w:keepNext w:val="0"/>
              <w:spacing w:line="240" w:lineRule="auto"/>
              <w:ind w:firstLine="0"/>
              <w:jc w:val="left"/>
              <w:rPr>
                <w:ins w:id="717" w:author="赵 子文" w:date="2018-11-15T23:13:00Z"/>
                <w:rFonts w:ascii="等线" w:eastAsia="等线" w:hAnsi="等线" w:cs="宋体"/>
                <w:color w:val="FFFFFF"/>
                <w:sz w:val="22"/>
                <w:szCs w:val="22"/>
              </w:rPr>
            </w:pPr>
            <w:ins w:id="718" w:author="赵 子文" w:date="2018-11-15T23:13:00Z">
              <w:r w:rsidRPr="00CF5E92">
                <w:rPr>
                  <w:rFonts w:ascii="等线" w:eastAsia="等线" w:hAnsi="等线" w:cs="宋体" w:hint="eastAsia"/>
                  <w:color w:val="FFFFFF"/>
                  <w:sz w:val="22"/>
                  <w:szCs w:val="22"/>
                </w:rPr>
                <w:t xml:space="preserve">　</w:t>
              </w:r>
            </w:ins>
          </w:p>
        </w:tc>
      </w:tr>
    </w:tbl>
    <w:p w14:paraId="5FE86121" w14:textId="77777777" w:rsidR="000B2028" w:rsidRDefault="000B2028" w:rsidP="000B2028">
      <w:pPr>
        <w:pStyle w:val="af3"/>
        <w:numPr>
          <w:ilvl w:val="0"/>
          <w:numId w:val="7"/>
        </w:numPr>
        <w:ind w:firstLineChars="0"/>
        <w:rPr>
          <w:color w:val="000000"/>
        </w:rPr>
      </w:pPr>
      <w:r w:rsidRPr="000B2028">
        <w:rPr>
          <w:rFonts w:hint="eastAsia"/>
          <w:color w:val="000000"/>
        </w:rPr>
        <w:t>流程</w:t>
      </w:r>
    </w:p>
    <w:p w14:paraId="70E31C02" w14:textId="77777777" w:rsidR="007323EE" w:rsidRPr="007323EE" w:rsidRDefault="007323EE" w:rsidP="007323EE">
      <w:pPr>
        <w:ind w:left="420" w:firstLine="0"/>
        <w:rPr>
          <w:color w:val="000000"/>
        </w:rPr>
      </w:pPr>
    </w:p>
    <w:p w14:paraId="53B65D94" w14:textId="77777777" w:rsidR="003B54B4" w:rsidRPr="003B54B4" w:rsidRDefault="003B54B4" w:rsidP="003B54B4">
      <w:pPr>
        <w:rPr>
          <w:color w:val="000000"/>
        </w:rPr>
      </w:pPr>
    </w:p>
    <w:p w14:paraId="1630E37D" w14:textId="77777777" w:rsidR="000B2028" w:rsidRDefault="000B2028" w:rsidP="000B2028">
      <w:pPr>
        <w:rPr>
          <w:color w:val="3366FF"/>
        </w:rPr>
      </w:pPr>
      <w:r>
        <w:rPr>
          <w:rFonts w:hint="eastAsia"/>
          <w:color w:val="000000" w:themeColor="text1"/>
        </w:rPr>
        <w:t>开始界面：</w:t>
      </w:r>
    </w:p>
    <w:p w14:paraId="6C93FB63" w14:textId="77777777" w:rsidR="000B2028" w:rsidRDefault="000B2028" w:rsidP="000B2028">
      <w:r>
        <w:rPr>
          <w:rFonts w:hint="eastAsia"/>
        </w:rPr>
        <w:t xml:space="preserve"> </w:t>
      </w:r>
      <w:r>
        <w:t xml:space="preserve">       </w:t>
      </w:r>
      <w:r>
        <w:rPr>
          <w:rFonts w:hint="eastAsia"/>
        </w:rPr>
        <w:t>重新加载：</w:t>
      </w:r>
      <w:r>
        <w:rPr>
          <w:rFonts w:hint="eastAsia"/>
        </w:rPr>
        <w:t>a.</w:t>
      </w:r>
      <w:r>
        <w:rPr>
          <w:rFonts w:hint="eastAsia"/>
        </w:rPr>
        <w:t>位翻转【重新加载】</w:t>
      </w:r>
    </w:p>
    <w:p w14:paraId="04200206" w14:textId="77777777" w:rsidR="000B2028" w:rsidRDefault="000B2028" w:rsidP="000B2028">
      <w:r>
        <w:rPr>
          <w:rFonts w:hint="eastAsia"/>
        </w:rPr>
        <w:t xml:space="preserve"> </w:t>
      </w:r>
      <w:r>
        <w:t xml:space="preserve">                           </w:t>
      </w:r>
      <w:r>
        <w:rPr>
          <w:rFonts w:hint="eastAsia"/>
        </w:rPr>
        <w:t>b</w:t>
      </w:r>
      <w:r>
        <w:t>.</w:t>
      </w:r>
      <w:r>
        <w:rPr>
          <w:rFonts w:hint="eastAsia"/>
        </w:rPr>
        <w:t>重新启动</w:t>
      </w:r>
      <w:r>
        <w:t>R</w:t>
      </w:r>
      <w:r>
        <w:rPr>
          <w:rFonts w:hint="eastAsia"/>
        </w:rPr>
        <w:t>untime</w:t>
      </w:r>
    </w:p>
    <w:p w14:paraId="5AFA59CC" w14:textId="77777777" w:rsidR="000B2028" w:rsidRDefault="000B2028" w:rsidP="000B2028">
      <w:r>
        <w:rPr>
          <w:rFonts w:hint="eastAsia"/>
        </w:rPr>
        <w:t xml:space="preserve"> </w:t>
      </w:r>
      <w:r>
        <w:t xml:space="preserve">      </w:t>
      </w:r>
      <w:r>
        <w:rPr>
          <w:rFonts w:hint="eastAsia"/>
        </w:rPr>
        <w:t>单击进入密码界面：</w:t>
      </w:r>
      <w:r>
        <w:rPr>
          <w:rFonts w:hint="eastAsia"/>
        </w:rPr>
        <w:t>a</w:t>
      </w:r>
      <w:r>
        <w:t>.</w:t>
      </w:r>
      <w:r>
        <w:rPr>
          <w:rFonts w:hint="eastAsia"/>
        </w:rPr>
        <w:t>位翻转【键入密码】</w:t>
      </w:r>
    </w:p>
    <w:p w14:paraId="5153DB19" w14:textId="77777777" w:rsidR="000B2028" w:rsidRDefault="000B2028" w:rsidP="000B2028">
      <w:r>
        <w:rPr>
          <w:rFonts w:hint="eastAsia"/>
        </w:rPr>
        <w:t xml:space="preserve"> </w:t>
      </w:r>
      <w:r>
        <w:t xml:space="preserve">                                          b.</w:t>
      </w:r>
      <w:r>
        <w:rPr>
          <w:rFonts w:hint="eastAsia"/>
        </w:rPr>
        <w:t>切换画面【密码界面】</w:t>
      </w:r>
    </w:p>
    <w:p w14:paraId="19092ED1" w14:textId="77777777" w:rsidR="000B2028" w:rsidRDefault="000B2028" w:rsidP="000B2028">
      <w:r>
        <w:rPr>
          <w:rFonts w:hint="eastAsia"/>
        </w:rPr>
        <w:t>密码界面：</w:t>
      </w:r>
    </w:p>
    <w:p w14:paraId="1055CE83" w14:textId="77777777" w:rsidR="000B2028" w:rsidRDefault="000B2028" w:rsidP="000B2028">
      <w:pPr>
        <w:ind w:firstLineChars="200"/>
      </w:pPr>
      <w:r>
        <w:t xml:space="preserve">       </w:t>
      </w:r>
      <w:r>
        <w:rPr>
          <w:rFonts w:hint="eastAsia"/>
        </w:rPr>
        <w:t>返回开始菜单：</w:t>
      </w:r>
      <w:r>
        <w:rPr>
          <w:rFonts w:hint="eastAsia"/>
        </w:rPr>
        <w:t>a</w:t>
      </w:r>
      <w:r>
        <w:t>.</w:t>
      </w:r>
      <w:r>
        <w:rPr>
          <w:rFonts w:hint="eastAsia"/>
        </w:rPr>
        <w:t>位翻转【返回界面】</w:t>
      </w:r>
    </w:p>
    <w:p w14:paraId="46E02F1D" w14:textId="77777777" w:rsidR="000B2028" w:rsidRDefault="000B2028" w:rsidP="000B2028">
      <w:r>
        <w:rPr>
          <w:rFonts w:hint="eastAsia"/>
        </w:rPr>
        <w:t xml:space="preserve"> </w:t>
      </w:r>
      <w:r>
        <w:t xml:space="preserve">                                   b.</w:t>
      </w:r>
      <w:r>
        <w:rPr>
          <w:rFonts w:hint="eastAsia"/>
        </w:rPr>
        <w:t>切换画面【开始界面】</w:t>
      </w:r>
    </w:p>
    <w:p w14:paraId="217C35DE" w14:textId="77777777" w:rsidR="000B2028" w:rsidRDefault="000B2028" w:rsidP="000B2028">
      <w:r>
        <w:rPr>
          <w:rFonts w:hint="eastAsia"/>
        </w:rPr>
        <w:t xml:space="preserve"> </w:t>
      </w:r>
      <w:r>
        <w:t xml:space="preserve">       </w:t>
      </w:r>
      <w:r>
        <w:rPr>
          <w:rFonts w:hint="eastAsia"/>
        </w:rPr>
        <w:t>确定：</w:t>
      </w:r>
      <w:bookmarkStart w:id="719" w:name="_Hlk530338768"/>
      <w:r>
        <w:t>a.</w:t>
      </w:r>
      <w:r>
        <w:rPr>
          <w:rFonts w:hint="eastAsia"/>
        </w:rPr>
        <w:t>置位【确定】</w:t>
      </w:r>
    </w:p>
    <w:p w14:paraId="352B4051" w14:textId="77777777" w:rsidR="000B2028" w:rsidRDefault="000B2028" w:rsidP="000B2028">
      <w:r>
        <w:rPr>
          <w:rFonts w:hint="eastAsia"/>
        </w:rPr>
        <w:t xml:space="preserve"> </w:t>
      </w:r>
      <w:r>
        <w:t xml:space="preserve">                   </w:t>
      </w:r>
      <w:r>
        <w:rPr>
          <w:rFonts w:hint="eastAsia"/>
        </w:rPr>
        <w:t>b</w:t>
      </w:r>
      <w:r>
        <w:t>.</w:t>
      </w:r>
      <w:r>
        <w:rPr>
          <w:rFonts w:hint="eastAsia"/>
        </w:rPr>
        <w:t>字减【原设密码】</w:t>
      </w:r>
      <w:r>
        <w:rPr>
          <w:rFonts w:hint="eastAsia"/>
        </w:rPr>
        <w:t>-=</w:t>
      </w:r>
      <w:r>
        <w:rPr>
          <w:rFonts w:hint="eastAsia"/>
        </w:rPr>
        <w:t>【所输密码】</w:t>
      </w:r>
    </w:p>
    <w:p w14:paraId="574F45E1" w14:textId="77777777" w:rsidR="000B2028" w:rsidRDefault="000B2028" w:rsidP="000B2028">
      <w:r>
        <w:rPr>
          <w:rFonts w:hint="eastAsia"/>
        </w:rPr>
        <w:t xml:space="preserve"> </w:t>
      </w:r>
      <w:r>
        <w:t xml:space="preserve">                   c.</w:t>
      </w:r>
      <w:r>
        <w:rPr>
          <w:rFonts w:hint="eastAsia"/>
        </w:rPr>
        <w:t>判定【原设密码】</w:t>
      </w:r>
    </w:p>
    <w:p w14:paraId="1738BC81" w14:textId="77777777" w:rsidR="000B2028" w:rsidRDefault="000B2028" w:rsidP="000B2028">
      <w:r>
        <w:rPr>
          <w:rFonts w:hint="eastAsia"/>
        </w:rPr>
        <w:t xml:space="preserve"> </w:t>
      </w:r>
      <w:r>
        <w:t xml:space="preserve">                         </w:t>
      </w:r>
      <w:r>
        <w:rPr>
          <w:rFonts w:hint="eastAsia"/>
        </w:rPr>
        <w:t>真：变量初始化</w:t>
      </w:r>
    </w:p>
    <w:p w14:paraId="76A46CB0" w14:textId="77777777" w:rsidR="000B2028" w:rsidRDefault="000B2028" w:rsidP="000B2028">
      <w:r>
        <w:rPr>
          <w:rFonts w:hint="eastAsia"/>
        </w:rPr>
        <w:t xml:space="preserve"> </w:t>
      </w:r>
      <w:r>
        <w:t xml:space="preserve">                                 </w:t>
      </w:r>
      <w:r>
        <w:rPr>
          <w:rFonts w:hint="eastAsia"/>
        </w:rPr>
        <w:t>居中打开弹出式【错误输入弹出】</w:t>
      </w:r>
    </w:p>
    <w:p w14:paraId="1CEA9540" w14:textId="77777777" w:rsidR="000B2028" w:rsidRDefault="000B2028" w:rsidP="000B2028">
      <w:r>
        <w:t xml:space="preserve">                                 </w:t>
      </w:r>
      <w:r>
        <w:rPr>
          <w:rFonts w:hint="eastAsia"/>
        </w:rPr>
        <w:t xml:space="preserve"> </w:t>
      </w:r>
      <w:r>
        <w:rPr>
          <w:rFonts w:hint="eastAsia"/>
        </w:rPr>
        <w:t>字置位【输入机会】</w:t>
      </w:r>
      <w:r>
        <w:rPr>
          <w:rFonts w:hint="eastAsia"/>
        </w:rPr>
        <w:t>=</w:t>
      </w:r>
      <w:r>
        <w:rPr>
          <w:rFonts w:hint="eastAsia"/>
        </w:rPr>
        <w:t>【输入机会</w:t>
      </w:r>
      <w:r>
        <w:rPr>
          <w:rFonts w:hint="eastAsia"/>
        </w:rPr>
        <w:t>-1</w:t>
      </w:r>
      <w:r>
        <w:rPr>
          <w:rFonts w:hint="eastAsia"/>
        </w:rPr>
        <w:t>】</w:t>
      </w:r>
    </w:p>
    <w:p w14:paraId="6E6C6EB8" w14:textId="77777777" w:rsidR="000B2028" w:rsidRDefault="000B2028" w:rsidP="000B2028">
      <w:r>
        <w:rPr>
          <w:rFonts w:hint="eastAsia"/>
        </w:rPr>
        <w:t xml:space="preserve"> </w:t>
      </w:r>
      <w:r>
        <w:t xml:space="preserve">                                 </w:t>
      </w:r>
      <w:r>
        <w:rPr>
          <w:rFonts w:hint="eastAsia"/>
        </w:rPr>
        <w:t>置位【正确信号】</w:t>
      </w:r>
    </w:p>
    <w:p w14:paraId="50E08B12" w14:textId="77777777" w:rsidR="000B2028" w:rsidRDefault="000B2028" w:rsidP="000B2028">
      <w:r>
        <w:rPr>
          <w:rFonts w:hint="eastAsia"/>
        </w:rPr>
        <w:t xml:space="preserve"> </w:t>
      </w:r>
      <w:r>
        <w:t xml:space="preserve">                         </w:t>
      </w:r>
      <w:r>
        <w:rPr>
          <w:rFonts w:hint="eastAsia"/>
        </w:rPr>
        <w:t>假：变量初始化</w:t>
      </w:r>
    </w:p>
    <w:p w14:paraId="5143FFB0" w14:textId="77777777" w:rsidR="000B2028" w:rsidRDefault="000B2028" w:rsidP="000B2028">
      <w:r>
        <w:rPr>
          <w:rFonts w:hint="eastAsia"/>
        </w:rPr>
        <w:t xml:space="preserve"> </w:t>
      </w:r>
      <w:r>
        <w:t xml:space="preserve">                                 </w:t>
      </w:r>
      <w:r>
        <w:rPr>
          <w:rFonts w:hint="eastAsia"/>
        </w:rPr>
        <w:t>复位【正确信号】</w:t>
      </w:r>
    </w:p>
    <w:p w14:paraId="38B4EE16" w14:textId="77777777" w:rsidR="000B2028" w:rsidRDefault="000B2028" w:rsidP="000B2028">
      <w:r>
        <w:rPr>
          <w:rFonts w:hint="eastAsia"/>
        </w:rPr>
        <w:t xml:space="preserve"> </w:t>
      </w:r>
      <w:r>
        <w:t xml:space="preserve">                                 </w:t>
      </w:r>
      <w:r>
        <w:rPr>
          <w:rFonts w:hint="eastAsia"/>
        </w:rPr>
        <w:t>居中打开弹出式【正确输入弹出】</w:t>
      </w:r>
    </w:p>
    <w:p w14:paraId="101E9218" w14:textId="77777777" w:rsidR="000B2028" w:rsidRDefault="000B2028" w:rsidP="000B2028">
      <w:r>
        <w:rPr>
          <w:rFonts w:hint="eastAsia"/>
        </w:rPr>
        <w:t xml:space="preserve"> </w:t>
      </w:r>
      <w:r>
        <w:t xml:space="preserve">                   d.</w:t>
      </w:r>
      <w:r>
        <w:rPr>
          <w:rFonts w:hint="eastAsia"/>
        </w:rPr>
        <w:t>变量初始化</w:t>
      </w:r>
      <w:r>
        <w:rPr>
          <w:rFonts w:hint="eastAsia"/>
        </w:rPr>
        <w:t xml:space="preserve"> </w:t>
      </w:r>
      <w:r>
        <w:rPr>
          <w:rFonts w:hint="eastAsia"/>
        </w:rPr>
        <w:t>【原设密码】</w:t>
      </w:r>
      <w:r>
        <w:rPr>
          <w:rFonts w:hint="eastAsia"/>
        </w:rPr>
        <w:t xml:space="preserve"> </w:t>
      </w:r>
      <w:r>
        <w:rPr>
          <w:rFonts w:hint="eastAsia"/>
        </w:rPr>
        <w:t>【所输密码】</w:t>
      </w:r>
    </w:p>
    <w:p w14:paraId="7FD75CDC" w14:textId="77777777" w:rsidR="000B2028" w:rsidRDefault="000B2028" w:rsidP="000B2028">
      <w:r>
        <w:rPr>
          <w:rFonts w:hint="eastAsia"/>
        </w:rPr>
        <w:t xml:space="preserve"> </w:t>
      </w:r>
      <w:r>
        <w:t xml:space="preserve">                   </w:t>
      </w:r>
      <w:r>
        <w:rPr>
          <w:rFonts w:hint="eastAsia"/>
        </w:rPr>
        <w:t>e</w:t>
      </w:r>
      <w:r>
        <w:t>.</w:t>
      </w:r>
      <w:r>
        <w:rPr>
          <w:rFonts w:hint="eastAsia"/>
        </w:rPr>
        <w:t>判定【输入机会】</w:t>
      </w:r>
    </w:p>
    <w:p w14:paraId="04126254" w14:textId="77777777" w:rsidR="000B2028" w:rsidRDefault="000B2028" w:rsidP="000B2028">
      <w:r>
        <w:rPr>
          <w:rFonts w:hint="eastAsia"/>
        </w:rPr>
        <w:t xml:space="preserve"> </w:t>
      </w:r>
      <w:r>
        <w:t xml:space="preserve">                         </w:t>
      </w:r>
      <w:r>
        <w:rPr>
          <w:rFonts w:hint="eastAsia"/>
        </w:rPr>
        <w:t>假：置位【错误信号】</w:t>
      </w:r>
    </w:p>
    <w:p w14:paraId="5052F47A" w14:textId="77777777" w:rsidR="000B2028" w:rsidRDefault="000B2028" w:rsidP="000B2028">
      <w:r>
        <w:rPr>
          <w:rFonts w:hint="eastAsia"/>
        </w:rPr>
        <w:t xml:space="preserve"> </w:t>
      </w:r>
      <w:r>
        <w:t xml:space="preserve">                                 </w:t>
      </w:r>
      <w:r>
        <w:rPr>
          <w:rFonts w:hint="eastAsia"/>
        </w:rPr>
        <w:t>切换画面【三次错误界面】</w:t>
      </w:r>
    </w:p>
    <w:p w14:paraId="1979BC7F" w14:textId="77777777" w:rsidR="000B2028" w:rsidRDefault="000B2028" w:rsidP="000B2028">
      <w:r>
        <w:rPr>
          <w:rFonts w:hint="eastAsia"/>
        </w:rPr>
        <w:t>正确输入弹出：</w:t>
      </w:r>
    </w:p>
    <w:p w14:paraId="6E41153F" w14:textId="77777777" w:rsidR="000B2028" w:rsidRDefault="000B2028" w:rsidP="000B2028">
      <w:r>
        <w:t xml:space="preserve">        </w:t>
      </w:r>
      <w:r>
        <w:rPr>
          <w:rFonts w:hint="eastAsia"/>
        </w:rPr>
        <w:t>出门：</w:t>
      </w:r>
      <w:r>
        <w:rPr>
          <w:rFonts w:hint="eastAsia"/>
        </w:rPr>
        <w:t>a</w:t>
      </w:r>
      <w:r>
        <w:t>.</w:t>
      </w:r>
      <w:r>
        <w:rPr>
          <w:rFonts w:hint="eastAsia"/>
        </w:rPr>
        <w:t>置位【正确输入】</w:t>
      </w:r>
    </w:p>
    <w:p w14:paraId="51D90C2B" w14:textId="77777777" w:rsidR="000B2028" w:rsidRDefault="000B2028" w:rsidP="000B2028">
      <w:r>
        <w:t xml:space="preserve">                    b.</w:t>
      </w:r>
      <w:r>
        <w:rPr>
          <w:rFonts w:hint="eastAsia"/>
        </w:rPr>
        <w:t>变量初始化</w:t>
      </w:r>
      <w:r>
        <w:rPr>
          <w:rFonts w:hint="eastAsia"/>
        </w:rPr>
        <w:t xml:space="preserve"> </w:t>
      </w:r>
      <w:r>
        <w:rPr>
          <w:rFonts w:hint="eastAsia"/>
        </w:rPr>
        <w:t>【输入机会】</w:t>
      </w:r>
      <w:r>
        <w:rPr>
          <w:rFonts w:hint="eastAsia"/>
        </w:rPr>
        <w:t xml:space="preserve"> </w:t>
      </w:r>
      <w:r>
        <w:rPr>
          <w:rFonts w:hint="eastAsia"/>
        </w:rPr>
        <w:t>【正确输入】</w:t>
      </w:r>
      <w:r>
        <w:rPr>
          <w:rFonts w:hint="eastAsia"/>
        </w:rPr>
        <w:t xml:space="preserve"> </w:t>
      </w:r>
      <w:r>
        <w:rPr>
          <w:rFonts w:hint="eastAsia"/>
        </w:rPr>
        <w:t>【确定】</w:t>
      </w:r>
      <w:r>
        <w:rPr>
          <w:rFonts w:hint="eastAsia"/>
        </w:rPr>
        <w:t xml:space="preserve"> </w:t>
      </w:r>
      <w:r>
        <w:rPr>
          <w:rFonts w:hint="eastAsia"/>
        </w:rPr>
        <w:t>【正确信号】</w:t>
      </w:r>
      <w:r>
        <w:rPr>
          <w:rFonts w:hint="eastAsia"/>
        </w:rPr>
        <w:t xml:space="preserve"> </w:t>
      </w:r>
      <w:r>
        <w:rPr>
          <w:rFonts w:hint="eastAsia"/>
        </w:rPr>
        <w:t>【错误信号】</w:t>
      </w:r>
    </w:p>
    <w:p w14:paraId="0EB4B83F" w14:textId="77777777" w:rsidR="000B2028" w:rsidRDefault="000B2028" w:rsidP="000B2028">
      <w:r>
        <w:t xml:space="preserve">                    c.</w:t>
      </w:r>
      <w:r>
        <w:rPr>
          <w:rFonts w:hint="eastAsia"/>
        </w:rPr>
        <w:t>字置位【输入机会】</w:t>
      </w:r>
      <w:r>
        <w:rPr>
          <w:rFonts w:hint="eastAsia"/>
        </w:rPr>
        <w:t>=</w:t>
      </w:r>
      <w:r>
        <w:rPr>
          <w:rFonts w:hint="eastAsia"/>
        </w:rPr>
        <w:t>【</w:t>
      </w:r>
      <w:r>
        <w:rPr>
          <w:rFonts w:hint="eastAsia"/>
        </w:rPr>
        <w:t>3</w:t>
      </w:r>
      <w:r>
        <w:rPr>
          <w:rFonts w:hint="eastAsia"/>
        </w:rPr>
        <w:t>】</w:t>
      </w:r>
    </w:p>
    <w:p w14:paraId="460D0E92" w14:textId="77777777" w:rsidR="000B2028" w:rsidRDefault="000B2028" w:rsidP="000B2028">
      <w:r>
        <w:t xml:space="preserve">                    </w:t>
      </w:r>
      <w:r>
        <w:rPr>
          <w:rFonts w:hint="eastAsia"/>
        </w:rPr>
        <w:t>d</w:t>
      </w:r>
      <w:r>
        <w:t>.</w:t>
      </w:r>
      <w:r>
        <w:rPr>
          <w:rFonts w:hint="eastAsia"/>
        </w:rPr>
        <w:t>置位【正确信号】</w:t>
      </w:r>
      <w:r>
        <w:rPr>
          <w:rFonts w:hint="eastAsia"/>
        </w:rPr>
        <w:t xml:space="preserve"> </w:t>
      </w:r>
    </w:p>
    <w:p w14:paraId="7DF4CE07" w14:textId="77777777" w:rsidR="000B2028" w:rsidRDefault="000B2028" w:rsidP="000B2028">
      <w:r>
        <w:rPr>
          <w:rFonts w:hint="eastAsia"/>
        </w:rPr>
        <w:t xml:space="preserve"> </w:t>
      </w:r>
      <w:r>
        <w:t xml:space="preserve">                   e.</w:t>
      </w:r>
      <w:r>
        <w:rPr>
          <w:rFonts w:hint="eastAsia"/>
        </w:rPr>
        <w:t>切换画面【开始界面】</w:t>
      </w:r>
    </w:p>
    <w:p w14:paraId="3390DE53" w14:textId="77777777" w:rsidR="000B2028" w:rsidRDefault="000B2028" w:rsidP="000B2028">
      <w:r>
        <w:rPr>
          <w:rFonts w:hint="eastAsia"/>
        </w:rPr>
        <w:t>错误输入弹出：</w:t>
      </w:r>
    </w:p>
    <w:p w14:paraId="57ADF2B0" w14:textId="77777777" w:rsidR="000B2028" w:rsidRDefault="000B2028" w:rsidP="000B2028">
      <w:r>
        <w:rPr>
          <w:rFonts w:hint="eastAsia"/>
        </w:rPr>
        <w:t xml:space="preserve"> </w:t>
      </w:r>
      <w:r>
        <w:t xml:space="preserve">       </w:t>
      </w:r>
      <w:r>
        <w:rPr>
          <w:rFonts w:hint="eastAsia"/>
        </w:rPr>
        <w:t>确认：</w:t>
      </w:r>
      <w:r>
        <w:rPr>
          <w:rFonts w:hint="eastAsia"/>
        </w:rPr>
        <w:t>a</w:t>
      </w:r>
      <w:r>
        <w:t>.</w:t>
      </w:r>
      <w:r>
        <w:rPr>
          <w:rFonts w:hint="eastAsia"/>
        </w:rPr>
        <w:t>关闭弹出式</w:t>
      </w:r>
      <w:r>
        <w:rPr>
          <w:rFonts w:hint="eastAsia"/>
        </w:rPr>
        <w:t>&lt;</w:t>
      </w:r>
      <w:r>
        <w:rPr>
          <w:rFonts w:hint="eastAsia"/>
        </w:rPr>
        <w:t>当前弹出式窗口</w:t>
      </w:r>
      <w:r>
        <w:t>&gt;</w:t>
      </w:r>
    </w:p>
    <w:p w14:paraId="4744304A" w14:textId="77777777" w:rsidR="000B2028" w:rsidRDefault="000B2028" w:rsidP="000B2028">
      <w:r>
        <w:rPr>
          <w:rFonts w:hint="eastAsia"/>
        </w:rPr>
        <w:t>三次错误界面：</w:t>
      </w:r>
    </w:p>
    <w:bookmarkEnd w:id="719"/>
    <w:p w14:paraId="1DFD655F" w14:textId="77777777" w:rsidR="000B2028" w:rsidRDefault="000B2028" w:rsidP="000B2028">
      <w:r>
        <w:rPr>
          <w:rFonts w:hint="eastAsia"/>
        </w:rPr>
        <w:lastRenderedPageBreak/>
        <w:t xml:space="preserve"> </w:t>
      </w:r>
      <w:r>
        <w:t xml:space="preserve">       </w:t>
      </w:r>
      <w:r>
        <w:rPr>
          <w:rFonts w:hint="eastAsia"/>
        </w:rPr>
        <w:t>退出：</w:t>
      </w:r>
      <w:r>
        <w:rPr>
          <w:rFonts w:hint="eastAsia"/>
        </w:rPr>
        <w:t>a</w:t>
      </w:r>
      <w:r>
        <w:t>.</w:t>
      </w:r>
      <w:r>
        <w:rPr>
          <w:rFonts w:hint="eastAsia"/>
        </w:rPr>
        <w:t>字置位【延时】</w:t>
      </w:r>
      <w:r>
        <w:rPr>
          <w:rFonts w:hint="eastAsia"/>
        </w:rPr>
        <w:t>=</w:t>
      </w:r>
      <w:r>
        <w:rPr>
          <w:rFonts w:hint="eastAsia"/>
        </w:rPr>
        <w:t>【延时</w:t>
      </w:r>
      <w:r>
        <w:rPr>
          <w:rFonts w:hint="eastAsia"/>
        </w:rPr>
        <w:t>*5</w:t>
      </w:r>
      <w:r>
        <w:rPr>
          <w:rFonts w:hint="eastAsia"/>
        </w:rPr>
        <w:t>】</w:t>
      </w:r>
    </w:p>
    <w:p w14:paraId="1D26A2DD" w14:textId="77777777" w:rsidR="000B2028" w:rsidRDefault="000B2028" w:rsidP="000B2028">
      <w:r>
        <w:rPr>
          <w:rFonts w:hint="eastAsia"/>
        </w:rPr>
        <w:t xml:space="preserve"> </w:t>
      </w:r>
      <w:r>
        <w:t xml:space="preserve">                   b.</w:t>
      </w:r>
      <w:r>
        <w:rPr>
          <w:rFonts w:hint="eastAsia"/>
        </w:rPr>
        <w:t>延时【延时】</w:t>
      </w:r>
    </w:p>
    <w:p w14:paraId="6E42B859" w14:textId="77777777" w:rsidR="000B2028" w:rsidRDefault="000B2028" w:rsidP="000B2028">
      <w:r>
        <w:rPr>
          <w:rFonts w:hint="eastAsia"/>
        </w:rPr>
        <w:t xml:space="preserve"> </w:t>
      </w:r>
      <w:r>
        <w:t xml:space="preserve">                   </w:t>
      </w:r>
      <w:r>
        <w:rPr>
          <w:rFonts w:hint="eastAsia"/>
        </w:rPr>
        <w:t>c</w:t>
      </w:r>
      <w:r>
        <w:t>.</w:t>
      </w:r>
      <w:r>
        <w:rPr>
          <w:rFonts w:hint="eastAsia"/>
        </w:rPr>
        <w:t>变量初始化【输入机会】</w:t>
      </w:r>
      <w:r>
        <w:rPr>
          <w:rFonts w:hint="eastAsia"/>
        </w:rPr>
        <w:t xml:space="preserve"> </w:t>
      </w:r>
      <w:r>
        <w:rPr>
          <w:rFonts w:hint="eastAsia"/>
        </w:rPr>
        <w:t>【确定】</w:t>
      </w:r>
    </w:p>
    <w:p w14:paraId="10A713CA" w14:textId="77777777" w:rsidR="000B2028" w:rsidRPr="00D85979" w:rsidRDefault="000B2028" w:rsidP="000B2028">
      <w:r>
        <w:rPr>
          <w:rFonts w:hint="eastAsia"/>
        </w:rPr>
        <w:t xml:space="preserve"> </w:t>
      </w:r>
      <w:r>
        <w:t xml:space="preserve">                   d.</w:t>
      </w:r>
      <w:r>
        <w:rPr>
          <w:rFonts w:hint="eastAsia"/>
        </w:rPr>
        <w:t>切换画面【开始界面】</w:t>
      </w:r>
    </w:p>
    <w:p w14:paraId="74AEDDC2" w14:textId="77777777" w:rsidR="000B2028" w:rsidRPr="000B2028" w:rsidRDefault="000B2028" w:rsidP="000B2028">
      <w:pPr>
        <w:pStyle w:val="af3"/>
        <w:ind w:left="780" w:firstLineChars="0" w:firstLine="0"/>
        <w:rPr>
          <w:ins w:id="720" w:author="赵 子文" w:date="2018-11-15T23:13:00Z"/>
          <w:color w:val="000000"/>
        </w:rPr>
      </w:pPr>
    </w:p>
    <w:p w14:paraId="737E5036" w14:textId="77777777" w:rsidR="008D2321" w:rsidRPr="00D31F2D" w:rsidRDefault="008D2321" w:rsidP="008D2321">
      <w:pPr>
        <w:ind w:firstLineChars="200"/>
        <w:rPr>
          <w:del w:id="721" w:author="赵 子文" w:date="2018-11-15T23:13:00Z"/>
          <w:color w:val="3366FF"/>
        </w:rPr>
      </w:pPr>
      <w:del w:id="722" w:author="赵 子文" w:date="2018-11-15T23:13:00Z">
        <w:r w:rsidRPr="00D31F2D">
          <w:rPr>
            <w:rFonts w:hint="eastAsia"/>
            <w:color w:val="3366FF"/>
          </w:rPr>
          <w:delText>[</w:delText>
        </w:r>
        <w:r>
          <w:rPr>
            <w:rFonts w:hint="eastAsia"/>
            <w:color w:val="3366FF"/>
          </w:rPr>
          <w:delText>详述如何对触摸屏进行编程，重点说明如动画特效，脚本程序编写等</w:delText>
        </w:r>
        <w:r w:rsidRPr="00D31F2D">
          <w:rPr>
            <w:rFonts w:hint="eastAsia"/>
            <w:color w:val="3366FF"/>
          </w:rPr>
          <w:delText>]</w:delText>
        </w:r>
        <w:bookmarkStart w:id="723" w:name="_Toc530252674"/>
        <w:bookmarkStart w:id="724" w:name="_Toc530340568"/>
        <w:bookmarkEnd w:id="723"/>
        <w:bookmarkEnd w:id="724"/>
      </w:del>
    </w:p>
    <w:p w14:paraId="4FD827D2" w14:textId="77777777" w:rsidR="00E60986" w:rsidRDefault="00E60986" w:rsidP="0077432E">
      <w:pPr>
        <w:pStyle w:val="20"/>
      </w:pPr>
      <w:bookmarkStart w:id="725" w:name="_Toc530340569"/>
      <w:r w:rsidRPr="0077432E">
        <w:rPr>
          <w:rFonts w:hint="eastAsia"/>
        </w:rPr>
        <w:t>组态软件编程详述</w:t>
      </w:r>
      <w:bookmarkEnd w:id="725"/>
    </w:p>
    <w:p w14:paraId="327C7509" w14:textId="77777777" w:rsidR="00AE764A" w:rsidRPr="005375DC" w:rsidRDefault="00AE764A" w:rsidP="00AE764A">
      <w:pPr>
        <w:ind w:left="420" w:firstLine="0"/>
        <w:rPr>
          <w:ins w:id="726" w:author="赵 子文" w:date="2018-11-15T23:13:00Z"/>
          <w:color w:val="000000"/>
        </w:rPr>
      </w:pPr>
      <w:r>
        <w:rPr>
          <w:rFonts w:hint="eastAsia"/>
          <w:color w:val="000000"/>
        </w:rPr>
        <w:t>1</w:t>
      </w:r>
      <w:r>
        <w:rPr>
          <w:color w:val="000000"/>
        </w:rPr>
        <w:t>.</w:t>
      </w:r>
      <w:ins w:id="727" w:author="赵 子文" w:date="2018-11-15T23:13:00Z">
        <w:r w:rsidRPr="005375DC">
          <w:rPr>
            <w:rFonts w:hint="eastAsia"/>
            <w:color w:val="000000"/>
          </w:rPr>
          <w:t>变量设定</w:t>
        </w:r>
      </w:ins>
    </w:p>
    <w:p w14:paraId="6BA2BAA0" w14:textId="77777777" w:rsidR="00AE764A" w:rsidRPr="00AE764A" w:rsidRDefault="00C269F7" w:rsidP="00AE764A">
      <w:pPr>
        <w:rPr>
          <w:color w:val="000000"/>
        </w:rPr>
      </w:pPr>
      <w:r>
        <w:rPr>
          <w:noProof/>
        </w:rPr>
        <w:drawing>
          <wp:inline distT="0" distB="0" distL="0" distR="0" wp14:anchorId="43805471" wp14:editId="2D3454E9">
            <wp:extent cx="1860550" cy="970322"/>
            <wp:effectExtent l="0" t="0" r="6350"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31969" cy="1007569"/>
                    </a:xfrm>
                    <a:prstGeom prst="rect">
                      <a:avLst/>
                    </a:prstGeom>
                  </pic:spPr>
                </pic:pic>
              </a:graphicData>
            </a:graphic>
          </wp:inline>
        </w:drawing>
      </w:r>
      <w:r w:rsidR="00AE764A">
        <w:rPr>
          <w:noProof/>
        </w:rPr>
        <w:drawing>
          <wp:inline distT="0" distB="0" distL="0" distR="0" wp14:anchorId="4BAA2AA9" wp14:editId="5A338230">
            <wp:extent cx="1917044" cy="999786"/>
            <wp:effectExtent l="0" t="0" r="762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95788" cy="1040853"/>
                    </a:xfrm>
                    <a:prstGeom prst="rect">
                      <a:avLst/>
                    </a:prstGeom>
                  </pic:spPr>
                </pic:pic>
              </a:graphicData>
            </a:graphic>
          </wp:inline>
        </w:drawing>
      </w:r>
      <w:r w:rsidR="00AE764A">
        <w:rPr>
          <w:noProof/>
        </w:rPr>
        <w:drawing>
          <wp:inline distT="0" distB="0" distL="0" distR="0" wp14:anchorId="051661C1" wp14:editId="46B0D552">
            <wp:extent cx="1888474" cy="984885"/>
            <wp:effectExtent l="0" t="0" r="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26521" cy="1004728"/>
                    </a:xfrm>
                    <a:prstGeom prst="rect">
                      <a:avLst/>
                    </a:prstGeom>
                  </pic:spPr>
                </pic:pic>
              </a:graphicData>
            </a:graphic>
          </wp:inline>
        </w:drawing>
      </w:r>
      <w:r w:rsidR="00AE764A">
        <w:rPr>
          <w:noProof/>
        </w:rPr>
        <w:drawing>
          <wp:inline distT="0" distB="0" distL="0" distR="0" wp14:anchorId="08F48B13" wp14:editId="28881B0A">
            <wp:extent cx="1898650" cy="990193"/>
            <wp:effectExtent l="0" t="0" r="635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49279" cy="1016597"/>
                    </a:xfrm>
                    <a:prstGeom prst="rect">
                      <a:avLst/>
                    </a:prstGeom>
                  </pic:spPr>
                </pic:pic>
              </a:graphicData>
            </a:graphic>
          </wp:inline>
        </w:drawing>
      </w:r>
      <w:r w:rsidR="00AE764A">
        <w:rPr>
          <w:noProof/>
        </w:rPr>
        <w:drawing>
          <wp:inline distT="0" distB="0" distL="0" distR="0" wp14:anchorId="08821EE2" wp14:editId="02E78C30">
            <wp:extent cx="1935871" cy="1009602"/>
            <wp:effectExtent l="0" t="0" r="762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72861" cy="1028893"/>
                    </a:xfrm>
                    <a:prstGeom prst="rect">
                      <a:avLst/>
                    </a:prstGeom>
                  </pic:spPr>
                </pic:pic>
              </a:graphicData>
            </a:graphic>
          </wp:inline>
        </w:drawing>
      </w:r>
    </w:p>
    <w:p w14:paraId="5CDE7C97" w14:textId="77777777" w:rsidR="003B54B4" w:rsidRDefault="00AE764A" w:rsidP="00AE764A">
      <w:pPr>
        <w:pStyle w:val="af3"/>
        <w:numPr>
          <w:ilvl w:val="0"/>
          <w:numId w:val="7"/>
        </w:numPr>
        <w:ind w:firstLineChars="0"/>
      </w:pPr>
      <w:r>
        <w:rPr>
          <w:rFonts w:hint="eastAsia"/>
        </w:rPr>
        <w:t>流程：</w:t>
      </w:r>
    </w:p>
    <w:p w14:paraId="5E5E9F6B" w14:textId="77777777" w:rsidR="00AE764A" w:rsidRDefault="00AE764A" w:rsidP="00AE764A">
      <w:pPr>
        <w:pStyle w:val="af3"/>
        <w:numPr>
          <w:ilvl w:val="0"/>
          <w:numId w:val="15"/>
        </w:numPr>
        <w:ind w:firstLineChars="0"/>
      </w:pPr>
      <w:r>
        <w:rPr>
          <w:rFonts w:hint="eastAsia"/>
        </w:rPr>
        <w:t>输入密码；</w:t>
      </w:r>
    </w:p>
    <w:p w14:paraId="6F16C1A8" w14:textId="77777777" w:rsidR="00AE764A" w:rsidRDefault="00AE764A" w:rsidP="00AE764A">
      <w:pPr>
        <w:pStyle w:val="af3"/>
        <w:ind w:left="1140" w:firstLineChars="0" w:firstLine="0"/>
      </w:pPr>
      <w:r>
        <w:rPr>
          <w:rFonts w:hint="eastAsia"/>
        </w:rPr>
        <w:t>输入第一次密码，判定，若成功，</w:t>
      </w:r>
      <w:r w:rsidR="00C269F7">
        <w:rPr>
          <w:rFonts w:hint="eastAsia"/>
        </w:rPr>
        <w:t>点击</w:t>
      </w:r>
      <w:r w:rsidR="00C269F7">
        <w:rPr>
          <w:rFonts w:hint="eastAsia"/>
        </w:rPr>
        <w:t>L</w:t>
      </w:r>
      <w:r w:rsidR="00C269F7">
        <w:t>OG IN</w:t>
      </w:r>
      <w:r w:rsidR="00C269F7">
        <w:rPr>
          <w:rFonts w:hint="eastAsia"/>
        </w:rPr>
        <w:t>，</w:t>
      </w:r>
      <w:r>
        <w:rPr>
          <w:rFonts w:hint="eastAsia"/>
        </w:rPr>
        <w:t>小灯变成绿色，门</w:t>
      </w:r>
      <w:r w:rsidR="00C269F7">
        <w:rPr>
          <w:rFonts w:hint="eastAsia"/>
        </w:rPr>
        <w:t>打开，警铃不报警，风扇转动</w:t>
      </w:r>
      <w:r>
        <w:rPr>
          <w:rFonts w:hint="eastAsia"/>
        </w:rPr>
        <w:t>；若不成功，可输入次数减去一次；</w:t>
      </w:r>
    </w:p>
    <w:p w14:paraId="5710388D" w14:textId="77777777" w:rsidR="00AE764A" w:rsidRDefault="00AE764A" w:rsidP="00AE764A">
      <w:pPr>
        <w:pStyle w:val="af3"/>
        <w:ind w:left="1140" w:firstLineChars="0" w:firstLine="0"/>
      </w:pPr>
      <w:r>
        <w:rPr>
          <w:rFonts w:hint="eastAsia"/>
        </w:rPr>
        <w:t>输入第二次密码与第一次相同；</w:t>
      </w:r>
    </w:p>
    <w:p w14:paraId="24565011" w14:textId="77777777" w:rsidR="00AE764A" w:rsidRDefault="00AE764A" w:rsidP="00AE764A">
      <w:pPr>
        <w:pStyle w:val="af3"/>
        <w:ind w:left="1140" w:firstLineChars="0" w:firstLine="0"/>
      </w:pPr>
      <w:r>
        <w:rPr>
          <w:rFonts w:hint="eastAsia"/>
        </w:rPr>
        <w:t>输入第三次密码若不成功，则不可以再输入密码</w:t>
      </w:r>
      <w:r w:rsidR="00C269F7">
        <w:rPr>
          <w:rFonts w:hint="eastAsia"/>
        </w:rPr>
        <w:t>，此时小灯一直为红色，此时警铃报警，但是风扇不转动，门不会打开。</w:t>
      </w:r>
    </w:p>
    <w:p w14:paraId="1E4A63A9" w14:textId="77777777" w:rsidR="00C269F7" w:rsidRDefault="00C269F7" w:rsidP="00C269F7">
      <w:r>
        <w:rPr>
          <w:rFonts w:hint="eastAsia"/>
        </w:rPr>
        <w:t>核心代码（简化版）：</w:t>
      </w:r>
    </w:p>
    <w:p w14:paraId="26DE08D0" w14:textId="77777777" w:rsidR="00C269F7" w:rsidRDefault="00C269F7" w:rsidP="00C269F7">
      <w:r>
        <w:t>Int2=Int2+1;</w:t>
      </w:r>
    </w:p>
    <w:p w14:paraId="2F04D2CE" w14:textId="77777777" w:rsidR="00C269F7" w:rsidRDefault="00C269F7" w:rsidP="00C269F7">
      <w:r>
        <w:t>If Int1=201811 Then</w:t>
      </w:r>
    </w:p>
    <w:p w14:paraId="6717E800" w14:textId="77777777" w:rsidR="00C269F7" w:rsidRDefault="00C269F7" w:rsidP="00C269F7">
      <w:r>
        <w:t>Bool1=1;</w:t>
      </w:r>
    </w:p>
    <w:p w14:paraId="1B2C2690" w14:textId="77777777" w:rsidR="00C269F7" w:rsidRDefault="00C269F7" w:rsidP="00C269F7">
      <w:r>
        <w:t>Bool2=0;</w:t>
      </w:r>
      <w:r>
        <w:rPr>
          <w:rFonts w:hint="eastAsia"/>
        </w:rPr>
        <w:t xml:space="preserve"> </w:t>
      </w:r>
      <w:r>
        <w:t xml:space="preserve"> End</w:t>
      </w:r>
    </w:p>
    <w:p w14:paraId="07D01EA2" w14:textId="77777777" w:rsidR="00C269F7" w:rsidRDefault="00C269F7" w:rsidP="00C269F7">
      <w:r>
        <w:t>If Int2=3 Then</w:t>
      </w:r>
    </w:p>
    <w:p w14:paraId="5633E8CB" w14:textId="77777777" w:rsidR="00C269F7" w:rsidRDefault="00C269F7" w:rsidP="00C269F7">
      <w:r>
        <w:t>If Int1=201811 Then</w:t>
      </w:r>
    </w:p>
    <w:p w14:paraId="20769993" w14:textId="77777777" w:rsidR="00C269F7" w:rsidRDefault="00C269F7" w:rsidP="00C269F7">
      <w:r>
        <w:t>Bool2=0;</w:t>
      </w:r>
    </w:p>
    <w:p w14:paraId="00EE707A" w14:textId="77777777" w:rsidR="00C269F7" w:rsidRDefault="00C269F7" w:rsidP="00C269F7">
      <w:r>
        <w:t>Else</w:t>
      </w:r>
      <w:r>
        <w:rPr>
          <w:rFonts w:hint="eastAsia"/>
        </w:rPr>
        <w:t xml:space="preserve"> </w:t>
      </w:r>
      <w:r>
        <w:t xml:space="preserve"> Bool2=1;</w:t>
      </w:r>
    </w:p>
    <w:p w14:paraId="565DA427" w14:textId="77777777" w:rsidR="00C269F7" w:rsidRDefault="00C269F7" w:rsidP="00C269F7">
      <w:r>
        <w:t>End</w:t>
      </w:r>
      <w:r>
        <w:rPr>
          <w:rFonts w:hint="eastAsia"/>
        </w:rPr>
        <w:t xml:space="preserve"> </w:t>
      </w:r>
      <w:r>
        <w:t xml:space="preserve"> </w:t>
      </w:r>
      <w:proofErr w:type="spellStart"/>
      <w:r>
        <w:t>End</w:t>
      </w:r>
      <w:proofErr w:type="spellEnd"/>
    </w:p>
    <w:p w14:paraId="616F4FF9" w14:textId="77777777" w:rsidR="00B43A9F" w:rsidRPr="0077432E" w:rsidRDefault="00CF71E6" w:rsidP="0077432E">
      <w:pPr>
        <w:pStyle w:val="1"/>
      </w:pPr>
      <w:bookmarkStart w:id="728" w:name="_Toc530340570"/>
      <w:r w:rsidRPr="0077432E">
        <w:rPr>
          <w:rFonts w:hint="eastAsia"/>
        </w:rPr>
        <w:lastRenderedPageBreak/>
        <w:t>系统</w:t>
      </w:r>
      <w:r w:rsidR="00897929" w:rsidRPr="0077432E">
        <w:rPr>
          <w:rFonts w:hint="eastAsia"/>
        </w:rPr>
        <w:t>功能</w:t>
      </w:r>
      <w:r w:rsidR="00B43A9F" w:rsidRPr="0077432E">
        <w:rPr>
          <w:rFonts w:hint="eastAsia"/>
        </w:rPr>
        <w:t>测试</w:t>
      </w:r>
      <w:bookmarkEnd w:id="728"/>
    </w:p>
    <w:p w14:paraId="065BE6AA" w14:textId="77777777" w:rsidR="00B43A9F" w:rsidRPr="0077432E" w:rsidRDefault="008E09BE" w:rsidP="0077432E">
      <w:pPr>
        <w:pStyle w:val="20"/>
      </w:pPr>
      <w:bookmarkStart w:id="729" w:name="_Toc530340571"/>
      <w:r>
        <w:rPr>
          <w:rFonts w:hint="eastAsia"/>
        </w:rPr>
        <w:t>功能测试</w:t>
      </w:r>
      <w:bookmarkEnd w:id="729"/>
    </w:p>
    <w:p w14:paraId="0EACCE1E" w14:textId="77777777" w:rsidR="00C82207" w:rsidRDefault="00B43A9F">
      <w:pPr>
        <w:rPr>
          <w:color w:val="000000" w:themeColor="text1"/>
        </w:rPr>
      </w:pPr>
      <w:r w:rsidRPr="00C82207">
        <w:rPr>
          <w:rFonts w:hint="eastAsia"/>
          <w:color w:val="000000" w:themeColor="text1"/>
        </w:rPr>
        <w:t>本节规定了为了验证</w:t>
      </w:r>
      <w:r w:rsidR="00CF71E6" w:rsidRPr="00C82207">
        <w:rPr>
          <w:rFonts w:hint="eastAsia"/>
          <w:color w:val="000000" w:themeColor="text1"/>
        </w:rPr>
        <w:t>系统</w:t>
      </w:r>
      <w:r w:rsidRPr="00C82207">
        <w:rPr>
          <w:rFonts w:hint="eastAsia"/>
          <w:color w:val="000000" w:themeColor="text1"/>
        </w:rPr>
        <w:t>的有效性及是否满足需求分析的要求，而必须进行测试的所有项目。</w:t>
      </w:r>
      <w:r w:rsidR="00C82207">
        <w:rPr>
          <w:rFonts w:hint="eastAsia"/>
          <w:color w:val="000000" w:themeColor="text1"/>
        </w:rPr>
        <w:t>那么我们的测试项目包括</w:t>
      </w:r>
      <w:r w:rsidR="008A0C54">
        <w:rPr>
          <w:rFonts w:hint="eastAsia"/>
          <w:color w:val="000000" w:themeColor="text1"/>
        </w:rPr>
        <w:t>5</w:t>
      </w:r>
      <w:r w:rsidR="00C82207">
        <w:rPr>
          <w:rFonts w:hint="eastAsia"/>
          <w:color w:val="000000" w:themeColor="text1"/>
        </w:rPr>
        <w:t>个基本要求，以及</w:t>
      </w:r>
      <w:r w:rsidR="008A0C54">
        <w:rPr>
          <w:rFonts w:hint="eastAsia"/>
          <w:color w:val="000000" w:themeColor="text1"/>
        </w:rPr>
        <w:t>2</w:t>
      </w:r>
      <w:r w:rsidR="00C82207">
        <w:rPr>
          <w:rFonts w:hint="eastAsia"/>
          <w:color w:val="000000" w:themeColor="text1"/>
        </w:rPr>
        <w:t>个提高要求，还有</w:t>
      </w:r>
      <w:r w:rsidR="008A0C54">
        <w:rPr>
          <w:rFonts w:hint="eastAsia"/>
          <w:color w:val="000000" w:themeColor="text1"/>
        </w:rPr>
        <w:t>4</w:t>
      </w:r>
      <w:r w:rsidR="00C82207">
        <w:rPr>
          <w:rFonts w:hint="eastAsia"/>
          <w:color w:val="000000" w:themeColor="text1"/>
        </w:rPr>
        <w:t>个基于</w:t>
      </w:r>
      <w:r w:rsidR="008A0C54">
        <w:rPr>
          <w:rFonts w:hint="eastAsia"/>
          <w:color w:val="000000" w:themeColor="text1"/>
        </w:rPr>
        <w:t>P</w:t>
      </w:r>
      <w:r w:rsidR="008A0C54">
        <w:rPr>
          <w:color w:val="000000" w:themeColor="text1"/>
        </w:rPr>
        <w:t>LC</w:t>
      </w:r>
      <w:r w:rsidR="008A0C54">
        <w:rPr>
          <w:rFonts w:hint="eastAsia"/>
          <w:color w:val="000000" w:themeColor="text1"/>
        </w:rPr>
        <w:t>和</w:t>
      </w:r>
      <w:proofErr w:type="spellStart"/>
      <w:r w:rsidR="008A0C54">
        <w:rPr>
          <w:rFonts w:hint="eastAsia"/>
          <w:color w:val="000000" w:themeColor="text1"/>
        </w:rPr>
        <w:t>Vijeo</w:t>
      </w:r>
      <w:proofErr w:type="spellEnd"/>
      <w:r w:rsidR="008A0C54">
        <w:rPr>
          <w:color w:val="000000" w:themeColor="text1"/>
        </w:rPr>
        <w:t xml:space="preserve"> Designer</w:t>
      </w:r>
      <w:r w:rsidR="008A0C54">
        <w:rPr>
          <w:rFonts w:hint="eastAsia"/>
          <w:color w:val="000000" w:themeColor="text1"/>
        </w:rPr>
        <w:t>而设计的</w:t>
      </w:r>
      <w:r w:rsidR="00C82207">
        <w:rPr>
          <w:rFonts w:hint="eastAsia"/>
          <w:color w:val="000000" w:themeColor="text1"/>
        </w:rPr>
        <w:t>创新项目。</w:t>
      </w:r>
    </w:p>
    <w:p w14:paraId="166C1DE2" w14:textId="77777777" w:rsidR="008A0C54" w:rsidRDefault="008A0C54" w:rsidP="008A0C54">
      <w:pPr>
        <w:rPr>
          <w:bCs/>
        </w:rPr>
      </w:pPr>
      <w:r>
        <w:rPr>
          <w:rFonts w:hint="eastAsia"/>
          <w:color w:val="000000" w:themeColor="text1"/>
        </w:rPr>
        <w:t>5</w:t>
      </w:r>
      <w:r w:rsidR="00C82207">
        <w:rPr>
          <w:rFonts w:hint="eastAsia"/>
          <w:color w:val="000000" w:themeColor="text1"/>
        </w:rPr>
        <w:t>个基本要求：</w:t>
      </w:r>
      <w:r w:rsidR="00C82207" w:rsidRPr="00C82207">
        <w:rPr>
          <w:rFonts w:hint="eastAsia"/>
          <w:color w:val="000000" w:themeColor="text1"/>
        </w:rPr>
        <w:t xml:space="preserve"> </w:t>
      </w:r>
      <w:r>
        <w:rPr>
          <w:rFonts w:hint="eastAsia"/>
          <w:color w:val="000000" w:themeColor="text1"/>
        </w:rPr>
        <w:t>（</w:t>
      </w:r>
      <w:r>
        <w:rPr>
          <w:rFonts w:hint="eastAsia"/>
          <w:color w:val="000000" w:themeColor="text1"/>
        </w:rPr>
        <w:t>1</w:t>
      </w:r>
      <w:r>
        <w:rPr>
          <w:rFonts w:hint="eastAsia"/>
          <w:color w:val="000000" w:themeColor="text1"/>
        </w:rPr>
        <w:t>）</w:t>
      </w:r>
      <w:r w:rsidR="00C82207" w:rsidRPr="00C82207">
        <w:rPr>
          <w:rFonts w:hint="eastAsia"/>
          <w:color w:val="000000" w:themeColor="text1"/>
        </w:rPr>
        <w:t>密码输入正确，绿灯亮，排风扇启动，报警系统暂停工作，人员可以进入室内，但是一键报警功能仍可正常使用。</w:t>
      </w:r>
      <w:r>
        <w:rPr>
          <w:rFonts w:hint="eastAsia"/>
          <w:color w:val="000000" w:themeColor="text1"/>
        </w:rPr>
        <w:t>（</w:t>
      </w:r>
      <w:r>
        <w:rPr>
          <w:rFonts w:hint="eastAsia"/>
          <w:color w:val="000000" w:themeColor="text1"/>
        </w:rPr>
        <w:t>2</w:t>
      </w:r>
      <w:r>
        <w:rPr>
          <w:rFonts w:hint="eastAsia"/>
          <w:color w:val="000000" w:themeColor="text1"/>
        </w:rPr>
        <w:t>）</w:t>
      </w:r>
      <w:r w:rsidR="00C82207" w:rsidRPr="00C82207">
        <w:rPr>
          <w:rFonts w:hint="eastAsia"/>
          <w:color w:val="000000" w:themeColor="text1"/>
        </w:rPr>
        <w:t>密码输入错误（或没有输入密码），但未达到三次，系统不报警，但传感器报警系统正常工作，室内绿灯和排风扇不工作。</w:t>
      </w:r>
      <w:r>
        <w:rPr>
          <w:rFonts w:hint="eastAsia"/>
          <w:bCs/>
        </w:rPr>
        <w:t>（</w:t>
      </w:r>
      <w:r w:rsidR="00C82207" w:rsidRPr="008A0C54">
        <w:rPr>
          <w:rFonts w:hint="eastAsia"/>
          <w:bCs/>
        </w:rPr>
        <w:t>3</w:t>
      </w:r>
      <w:r>
        <w:rPr>
          <w:rFonts w:hint="eastAsia"/>
          <w:bCs/>
        </w:rPr>
        <w:t>）</w:t>
      </w:r>
      <w:r w:rsidR="00C82207" w:rsidRPr="008A0C54">
        <w:rPr>
          <w:rFonts w:hint="eastAsia"/>
          <w:bCs/>
        </w:rPr>
        <w:t>主人授权后，黄灯亮；门卫看到此授权后可手动切断传感器报警系统，这时可以安全进入室内；但门卫仍可以通过一键报警键进行报警。</w:t>
      </w:r>
      <w:r>
        <w:rPr>
          <w:rFonts w:hint="eastAsia"/>
          <w:bCs/>
        </w:rPr>
        <w:t>（</w:t>
      </w:r>
      <w:r w:rsidR="00C82207" w:rsidRPr="008A0C54">
        <w:rPr>
          <w:rFonts w:hint="eastAsia"/>
          <w:bCs/>
        </w:rPr>
        <w:t>4</w:t>
      </w:r>
      <w:r>
        <w:rPr>
          <w:rFonts w:hint="eastAsia"/>
          <w:bCs/>
        </w:rPr>
        <w:t>）</w:t>
      </w:r>
      <w:r w:rsidR="00C82207" w:rsidRPr="008A0C54">
        <w:rPr>
          <w:rFonts w:hint="eastAsia"/>
          <w:bCs/>
        </w:rPr>
        <w:t>密码输入连续错三次，警铃直接报警，不论是否触发传感器；且即使在此后输入了正确密码警铃也不会停止。</w:t>
      </w:r>
      <w:r>
        <w:rPr>
          <w:rFonts w:hint="eastAsia"/>
          <w:bCs/>
        </w:rPr>
        <w:t>（</w:t>
      </w:r>
      <w:r w:rsidR="00C82207" w:rsidRPr="008A0C54">
        <w:rPr>
          <w:rFonts w:hint="eastAsia"/>
          <w:bCs/>
        </w:rPr>
        <w:t>5</w:t>
      </w:r>
      <w:r>
        <w:rPr>
          <w:rFonts w:hint="eastAsia"/>
          <w:bCs/>
        </w:rPr>
        <w:t>）</w:t>
      </w:r>
      <w:r w:rsidR="00C82207" w:rsidRPr="008A0C54">
        <w:rPr>
          <w:rFonts w:hint="eastAsia"/>
          <w:bCs/>
        </w:rPr>
        <w:t>在组态程序中连续输错三次密码但未达到三次，警铃直接报警。</w:t>
      </w:r>
    </w:p>
    <w:p w14:paraId="4CC3176E" w14:textId="77777777" w:rsidR="00C82207" w:rsidRPr="008A0C54" w:rsidRDefault="008A0C54" w:rsidP="008A0C54">
      <w:pPr>
        <w:rPr>
          <w:bCs/>
        </w:rPr>
      </w:pPr>
      <w:r>
        <w:rPr>
          <w:rFonts w:hint="eastAsia"/>
          <w:bCs/>
        </w:rPr>
        <w:t>2</w:t>
      </w:r>
      <w:r>
        <w:rPr>
          <w:rFonts w:hint="eastAsia"/>
          <w:bCs/>
        </w:rPr>
        <w:t>个</w:t>
      </w:r>
      <w:r w:rsidR="00C82207" w:rsidRPr="008A0C54">
        <w:rPr>
          <w:rFonts w:hint="eastAsia"/>
          <w:bCs/>
        </w:rPr>
        <w:t>提高要求</w:t>
      </w:r>
      <w:r>
        <w:rPr>
          <w:rFonts w:hint="eastAsia"/>
          <w:bCs/>
        </w:rPr>
        <w:t>（</w:t>
      </w:r>
      <w:r>
        <w:rPr>
          <w:rFonts w:hint="eastAsia"/>
          <w:bCs/>
        </w:rPr>
        <w:t>1</w:t>
      </w:r>
      <w:r>
        <w:rPr>
          <w:rFonts w:hint="eastAsia"/>
          <w:bCs/>
        </w:rPr>
        <w:t>）</w:t>
      </w:r>
      <w:r w:rsidR="00C82207" w:rsidRPr="008A0C54">
        <w:rPr>
          <w:rFonts w:hint="eastAsia"/>
          <w:bCs/>
        </w:rPr>
        <w:t>每三次输错密码后，系统将进入锁定状态。随着输错密码的次数增多，锁定状态的时间会指数型增加。</w:t>
      </w:r>
      <w:r>
        <w:rPr>
          <w:rFonts w:hint="eastAsia"/>
          <w:bCs/>
        </w:rPr>
        <w:t>（</w:t>
      </w:r>
      <w:r>
        <w:rPr>
          <w:rFonts w:hint="eastAsia"/>
          <w:bCs/>
        </w:rPr>
        <w:t>2</w:t>
      </w:r>
      <w:r>
        <w:rPr>
          <w:rFonts w:hint="eastAsia"/>
          <w:bCs/>
        </w:rPr>
        <w:t>）</w:t>
      </w:r>
      <w:r w:rsidR="00C82207" w:rsidRPr="008A0C54">
        <w:rPr>
          <w:rFonts w:hint="eastAsia"/>
          <w:bCs/>
        </w:rPr>
        <w:t>正确输入密码后，按触摸屏上显示“出门”按钮。按下后，绿灯和排风扇停止工作。报警系统正常工作。</w:t>
      </w:r>
    </w:p>
    <w:p w14:paraId="7366B6DE" w14:textId="77777777" w:rsidR="008A0C54" w:rsidRPr="008A0C54" w:rsidRDefault="008A0C54" w:rsidP="008A0C54">
      <w:pPr>
        <w:rPr>
          <w:bCs/>
        </w:rPr>
      </w:pPr>
      <w:r>
        <w:rPr>
          <w:rFonts w:hint="eastAsia"/>
          <w:bCs/>
        </w:rPr>
        <w:t>4</w:t>
      </w:r>
      <w:r>
        <w:rPr>
          <w:rFonts w:hint="eastAsia"/>
          <w:bCs/>
        </w:rPr>
        <w:t>个</w:t>
      </w:r>
      <w:r w:rsidRPr="008A0C54">
        <w:rPr>
          <w:rFonts w:hint="eastAsia"/>
          <w:bCs/>
        </w:rPr>
        <w:t>创新部分：</w:t>
      </w:r>
      <w:r>
        <w:rPr>
          <w:rFonts w:hint="eastAsia"/>
          <w:bCs/>
        </w:rPr>
        <w:t>（</w:t>
      </w:r>
      <w:r>
        <w:rPr>
          <w:rFonts w:hint="eastAsia"/>
          <w:bCs/>
        </w:rPr>
        <w:t>1</w:t>
      </w:r>
      <w:r>
        <w:rPr>
          <w:rFonts w:hint="eastAsia"/>
          <w:bCs/>
        </w:rPr>
        <w:t>）</w:t>
      </w:r>
      <w:r w:rsidRPr="008A0C54">
        <w:rPr>
          <w:rFonts w:hint="eastAsia"/>
          <w:bCs/>
        </w:rPr>
        <w:t>门卫界面上可以显示当前的密码输入状态，密码界面可显示输入次数。</w:t>
      </w:r>
      <w:r>
        <w:rPr>
          <w:rFonts w:hint="eastAsia"/>
          <w:bCs/>
        </w:rPr>
        <w:t>（</w:t>
      </w:r>
      <w:r>
        <w:rPr>
          <w:rFonts w:hint="eastAsia"/>
          <w:bCs/>
        </w:rPr>
        <w:t>2</w:t>
      </w:r>
      <w:r>
        <w:rPr>
          <w:rFonts w:hint="eastAsia"/>
          <w:bCs/>
        </w:rPr>
        <w:t>）</w:t>
      </w:r>
      <w:r w:rsidRPr="008A0C54">
        <w:rPr>
          <w:rFonts w:hint="eastAsia"/>
          <w:bCs/>
        </w:rPr>
        <w:t>门卫界面可以实现重启功能。</w:t>
      </w:r>
      <w:r>
        <w:rPr>
          <w:rFonts w:hint="eastAsia"/>
          <w:bCs/>
        </w:rPr>
        <w:t>（</w:t>
      </w:r>
      <w:r>
        <w:rPr>
          <w:rFonts w:hint="eastAsia"/>
          <w:bCs/>
        </w:rPr>
        <w:t>3</w:t>
      </w:r>
      <w:r>
        <w:rPr>
          <w:rFonts w:hint="eastAsia"/>
          <w:bCs/>
        </w:rPr>
        <w:t>）</w:t>
      </w:r>
      <w:r w:rsidRPr="008A0C54">
        <w:rPr>
          <w:rFonts w:hint="eastAsia"/>
          <w:bCs/>
        </w:rPr>
        <w:t>门卫界面显示真实时间。</w:t>
      </w:r>
      <w:r>
        <w:rPr>
          <w:rFonts w:hint="eastAsia"/>
          <w:bCs/>
        </w:rPr>
        <w:t>（</w:t>
      </w:r>
      <w:r>
        <w:rPr>
          <w:rFonts w:hint="eastAsia"/>
          <w:bCs/>
        </w:rPr>
        <w:t>4</w:t>
      </w:r>
      <w:r>
        <w:rPr>
          <w:rFonts w:hint="eastAsia"/>
          <w:bCs/>
        </w:rPr>
        <w:t>）</w:t>
      </w:r>
      <w:r w:rsidRPr="008A0C54">
        <w:rPr>
          <w:rFonts w:hint="eastAsia"/>
          <w:bCs/>
        </w:rPr>
        <w:t>温度传感器可以由保护保险柜切换为检测火警功能。</w:t>
      </w:r>
    </w:p>
    <w:p w14:paraId="46824FAB" w14:textId="77777777" w:rsidR="004C7426" w:rsidRPr="0077432E" w:rsidRDefault="004C7426" w:rsidP="0077432E">
      <w:pPr>
        <w:pStyle w:val="20"/>
      </w:pPr>
      <w:bookmarkStart w:id="730" w:name="_Toc530340572"/>
      <w:r w:rsidRPr="0077432E">
        <w:rPr>
          <w:rFonts w:hint="eastAsia"/>
        </w:rPr>
        <w:t>测试结果及分析</w:t>
      </w:r>
      <w:bookmarkEnd w:id="730"/>
    </w:p>
    <w:p w14:paraId="1037380E" w14:textId="77777777" w:rsidR="003A7B2E" w:rsidRDefault="003A7B2E" w:rsidP="003A7B2E">
      <w:pPr>
        <w:rPr>
          <w:b/>
          <w:bCs/>
        </w:rPr>
      </w:pPr>
      <w:r>
        <w:rPr>
          <w:rFonts w:hint="eastAsia"/>
          <w:b/>
          <w:bCs/>
        </w:rPr>
        <w:t>基本要求</w:t>
      </w:r>
      <w:r>
        <w:rPr>
          <w:rFonts w:hint="eastAsia"/>
          <w:b/>
          <w:bCs/>
        </w:rPr>
        <w:t>1</w:t>
      </w:r>
      <w:r>
        <w:rPr>
          <w:rFonts w:hint="eastAsia"/>
          <w:b/>
          <w:bCs/>
        </w:rPr>
        <w:t>：密码输入正确，绿灯亮，排风扇启动，报警系统暂停工作，人员可以进入室内，但是一键报警功能仍可正常使用。</w:t>
      </w:r>
    </w:p>
    <w:p w14:paraId="316E17E6" w14:textId="77777777" w:rsidR="003A7B2E" w:rsidRDefault="003A7B2E" w:rsidP="003A7B2E">
      <w:r>
        <w:rPr>
          <w:rFonts w:hint="eastAsia"/>
        </w:rPr>
        <w:t>初始状态：报警系统未报警，但能够正常工作；绿灯、排风扇未工作。</w:t>
      </w:r>
    </w:p>
    <w:p w14:paraId="6797AFD7" w14:textId="77777777" w:rsidR="003A7B2E" w:rsidRDefault="003A7B2E" w:rsidP="003A7B2E">
      <w:pPr>
        <w:keepNext w:val="0"/>
        <w:widowControl w:val="0"/>
        <w:numPr>
          <w:ilvl w:val="1"/>
          <w:numId w:val="13"/>
        </w:numPr>
        <w:spacing w:line="240" w:lineRule="auto"/>
      </w:pPr>
      <w:r>
        <w:rPr>
          <w:rFonts w:hint="eastAsia"/>
        </w:rPr>
        <w:t>步骤：正确输入密码，按确认键。</w:t>
      </w:r>
    </w:p>
    <w:p w14:paraId="4141AA6A" w14:textId="77777777" w:rsidR="003A7B2E" w:rsidRDefault="003A7B2E" w:rsidP="003A7B2E">
      <w:r>
        <w:rPr>
          <w:rFonts w:hint="eastAsia"/>
        </w:rPr>
        <w:t xml:space="preserve">   </w:t>
      </w:r>
      <w:r>
        <w:rPr>
          <w:rFonts w:hint="eastAsia"/>
        </w:rPr>
        <w:t>期望结果：室内绿灯亮，排风扇启动；</w:t>
      </w:r>
    </w:p>
    <w:p w14:paraId="0F338026" w14:textId="77777777" w:rsidR="003A7B2E" w:rsidRDefault="003A7B2E" w:rsidP="003A7B2E">
      <w:r>
        <w:rPr>
          <w:rFonts w:hint="eastAsia"/>
        </w:rPr>
        <w:t>结果：</w:t>
      </w:r>
      <w:r>
        <w:rPr>
          <w:rFonts w:hint="eastAsia"/>
        </w:rPr>
        <w:t>P   F</w:t>
      </w:r>
    </w:p>
    <w:p w14:paraId="45C7EAE6" w14:textId="77777777" w:rsidR="003A7B2E" w:rsidRDefault="003A7B2E" w:rsidP="003A7B2E">
      <w:pPr>
        <w:keepNext w:val="0"/>
        <w:widowControl w:val="0"/>
        <w:numPr>
          <w:ilvl w:val="1"/>
          <w:numId w:val="13"/>
        </w:numPr>
        <w:spacing w:line="240" w:lineRule="auto"/>
      </w:pPr>
      <w:r>
        <w:rPr>
          <w:rFonts w:hint="eastAsia"/>
        </w:rPr>
        <w:t>步骤：进入室内，传感器报警系统处于切断状态；</w:t>
      </w:r>
    </w:p>
    <w:p w14:paraId="218B6321" w14:textId="77777777" w:rsidR="003A7B2E" w:rsidRDefault="003A7B2E" w:rsidP="003A7B2E">
      <w:r>
        <w:rPr>
          <w:rFonts w:hint="eastAsia"/>
        </w:rPr>
        <w:t xml:space="preserve">   </w:t>
      </w:r>
      <w:r>
        <w:rPr>
          <w:rFonts w:hint="eastAsia"/>
        </w:rPr>
        <w:t>期望结果：警铃不报警；</w:t>
      </w:r>
    </w:p>
    <w:p w14:paraId="7B66C034" w14:textId="77777777" w:rsidR="003A7B2E" w:rsidRDefault="003A7B2E" w:rsidP="003A7B2E">
      <w:r>
        <w:rPr>
          <w:rFonts w:hint="eastAsia"/>
        </w:rPr>
        <w:t>结果：</w:t>
      </w:r>
      <w:r>
        <w:rPr>
          <w:rFonts w:hint="eastAsia"/>
        </w:rPr>
        <w:t>P   F</w:t>
      </w:r>
    </w:p>
    <w:p w14:paraId="2FE87537" w14:textId="77777777" w:rsidR="00C82207" w:rsidRDefault="003A7B2E" w:rsidP="00C82207">
      <w:pPr>
        <w:keepNext w:val="0"/>
        <w:widowControl w:val="0"/>
        <w:numPr>
          <w:ilvl w:val="1"/>
          <w:numId w:val="13"/>
        </w:numPr>
        <w:spacing w:line="240" w:lineRule="auto"/>
      </w:pPr>
      <w:r>
        <w:rPr>
          <w:rFonts w:hint="eastAsia"/>
        </w:rPr>
        <w:t>步骤：按下一键报警按钮；</w:t>
      </w:r>
    </w:p>
    <w:p w14:paraId="03E58F3C" w14:textId="77777777" w:rsidR="00C82207" w:rsidRDefault="00C82207" w:rsidP="00C82207">
      <w:pPr>
        <w:pStyle w:val="af3"/>
        <w:ind w:firstLineChars="0" w:firstLine="0"/>
      </w:pPr>
      <w:r>
        <w:rPr>
          <w:rFonts w:hint="eastAsia"/>
        </w:rPr>
        <w:t>期望结果：警铃报警；</w:t>
      </w:r>
    </w:p>
    <w:p w14:paraId="18B49284" w14:textId="77777777" w:rsidR="003A7B2E" w:rsidRDefault="00C82207" w:rsidP="00C82207">
      <w:pPr>
        <w:pStyle w:val="af3"/>
        <w:ind w:firstLineChars="0" w:firstLine="0"/>
      </w:pPr>
      <w:r>
        <w:rPr>
          <w:rFonts w:hint="eastAsia"/>
        </w:rPr>
        <w:t>结果：</w:t>
      </w:r>
      <w:r>
        <w:rPr>
          <w:rFonts w:hint="eastAsia"/>
        </w:rPr>
        <w:t>P   F</w:t>
      </w:r>
    </w:p>
    <w:p w14:paraId="6265A1C0" w14:textId="77777777" w:rsidR="00C82207" w:rsidRDefault="00C82207" w:rsidP="00C82207">
      <w:pPr>
        <w:rPr>
          <w:b/>
          <w:bCs/>
        </w:rPr>
      </w:pPr>
      <w:bookmarkStart w:id="731" w:name="_Hlk530337363"/>
      <w:r>
        <w:rPr>
          <w:rFonts w:hint="eastAsia"/>
          <w:b/>
          <w:bCs/>
        </w:rPr>
        <w:lastRenderedPageBreak/>
        <w:t>基本要求</w:t>
      </w:r>
      <w:r>
        <w:rPr>
          <w:rFonts w:hint="eastAsia"/>
          <w:b/>
          <w:bCs/>
        </w:rPr>
        <w:t>2</w:t>
      </w:r>
      <w:r>
        <w:rPr>
          <w:rFonts w:hint="eastAsia"/>
          <w:b/>
          <w:bCs/>
        </w:rPr>
        <w:t>：密码输入错误（或没有输入密码），但未达到三次，系统不报警，但传感器报警系统正常工作，室内绿灯和排风扇不工作。</w:t>
      </w:r>
      <w:bookmarkEnd w:id="731"/>
    </w:p>
    <w:p w14:paraId="6FFB2DBF" w14:textId="77777777" w:rsidR="00C82207" w:rsidRDefault="00C82207" w:rsidP="00C82207">
      <w:r>
        <w:rPr>
          <w:rFonts w:hint="eastAsia"/>
        </w:rPr>
        <w:t>初始状态：报警系统未报警，但能够正常工作；绿灯、排风扇未工作。</w:t>
      </w:r>
    </w:p>
    <w:p w14:paraId="1216E0EA" w14:textId="77777777" w:rsidR="00C82207" w:rsidRDefault="00C82207" w:rsidP="00C82207">
      <w:r>
        <w:rPr>
          <w:rFonts w:hint="eastAsia"/>
        </w:rPr>
        <w:t xml:space="preserve">2.1 </w:t>
      </w:r>
      <w:r>
        <w:rPr>
          <w:rFonts w:hint="eastAsia"/>
        </w:rPr>
        <w:t>步骤：错误输入密码</w:t>
      </w:r>
      <w:r>
        <w:rPr>
          <w:rFonts w:hint="eastAsia"/>
        </w:rPr>
        <w:t>1</w:t>
      </w:r>
      <w:r>
        <w:rPr>
          <w:rFonts w:hint="eastAsia"/>
        </w:rPr>
        <w:t>次或</w:t>
      </w:r>
      <w:r>
        <w:rPr>
          <w:rFonts w:hint="eastAsia"/>
        </w:rPr>
        <w:t>2</w:t>
      </w:r>
      <w:r>
        <w:rPr>
          <w:rFonts w:hint="eastAsia"/>
        </w:rPr>
        <w:t>次（或不输入密码）；</w:t>
      </w:r>
    </w:p>
    <w:p w14:paraId="12BF3379" w14:textId="77777777" w:rsidR="00C82207" w:rsidRDefault="00C82207" w:rsidP="00C82207">
      <w:r>
        <w:rPr>
          <w:rFonts w:hint="eastAsia"/>
        </w:rPr>
        <w:t>期望结果：警铃不报警，绿灯和排风扇不工作；</w:t>
      </w:r>
    </w:p>
    <w:p w14:paraId="4C2660DA" w14:textId="77777777" w:rsidR="00C82207" w:rsidRDefault="00C82207" w:rsidP="00C82207">
      <w:r>
        <w:rPr>
          <w:rFonts w:hint="eastAsia"/>
        </w:rPr>
        <w:t>结果：</w:t>
      </w:r>
      <w:r>
        <w:rPr>
          <w:rFonts w:hint="eastAsia"/>
        </w:rPr>
        <w:t>P   F</w:t>
      </w:r>
    </w:p>
    <w:p w14:paraId="775E785D" w14:textId="77777777" w:rsidR="00C82207" w:rsidRDefault="00C82207" w:rsidP="00C82207">
      <w:r>
        <w:rPr>
          <w:rFonts w:hint="eastAsia"/>
        </w:rPr>
        <w:t xml:space="preserve">2.2 </w:t>
      </w:r>
      <w:r>
        <w:rPr>
          <w:rFonts w:hint="eastAsia"/>
        </w:rPr>
        <w:t>步骤：错误输入密码后，直接入侵（进入房间）；</w:t>
      </w:r>
    </w:p>
    <w:p w14:paraId="7E3C7A92" w14:textId="77777777" w:rsidR="00C82207" w:rsidRDefault="00C82207" w:rsidP="00C82207">
      <w:r>
        <w:rPr>
          <w:rFonts w:hint="eastAsia"/>
        </w:rPr>
        <w:t>期望结果：触发光电门传感器或温度传感器，警铃报警；</w:t>
      </w:r>
    </w:p>
    <w:p w14:paraId="71373DBB" w14:textId="77777777" w:rsidR="00C82207" w:rsidRDefault="00C82207" w:rsidP="00C82207">
      <w:r>
        <w:rPr>
          <w:rFonts w:hint="eastAsia"/>
        </w:rPr>
        <w:t>结果：</w:t>
      </w:r>
      <w:r>
        <w:rPr>
          <w:rFonts w:hint="eastAsia"/>
        </w:rPr>
        <w:t>P   F</w:t>
      </w:r>
    </w:p>
    <w:p w14:paraId="6F481129" w14:textId="77777777" w:rsidR="008A0C54" w:rsidRDefault="008A0C54" w:rsidP="00C82207"/>
    <w:p w14:paraId="3AC75731" w14:textId="77777777" w:rsidR="008A0C54" w:rsidRDefault="008A0C54" w:rsidP="008A0C54">
      <w:pPr>
        <w:ind w:firstLineChars="200" w:firstLine="422"/>
        <w:rPr>
          <w:b/>
          <w:bCs/>
        </w:rPr>
      </w:pPr>
      <w:r>
        <w:rPr>
          <w:rFonts w:hint="eastAsia"/>
          <w:b/>
          <w:bCs/>
        </w:rPr>
        <w:t>基本要求</w:t>
      </w:r>
      <w:r>
        <w:rPr>
          <w:rFonts w:hint="eastAsia"/>
          <w:b/>
          <w:bCs/>
        </w:rPr>
        <w:t>3</w:t>
      </w:r>
      <w:r>
        <w:rPr>
          <w:rFonts w:hint="eastAsia"/>
          <w:b/>
          <w:bCs/>
        </w:rPr>
        <w:t>：主人授权后，黄灯亮；门卫看到此授权后可手动切断传感器报警系统，这时可以安全进入室内；但门卫仍可以通过一键报警键进行报警。</w:t>
      </w:r>
    </w:p>
    <w:p w14:paraId="0C68D20A" w14:textId="77777777" w:rsidR="008A0C54" w:rsidRDefault="008A0C54" w:rsidP="008A0C54">
      <w:r>
        <w:rPr>
          <w:rFonts w:hint="eastAsia"/>
        </w:rPr>
        <w:t>初始状态：初始状态：报警系统未报警，但能够正常工作；绿灯、排风扇未工作。</w:t>
      </w:r>
    </w:p>
    <w:p w14:paraId="2C4E77F1" w14:textId="77777777" w:rsidR="008A0C54" w:rsidRDefault="008A0C54" w:rsidP="008A0C54">
      <w:r>
        <w:rPr>
          <w:rFonts w:hint="eastAsia"/>
        </w:rPr>
        <w:t xml:space="preserve">3.1 </w:t>
      </w:r>
      <w:r>
        <w:rPr>
          <w:rFonts w:hint="eastAsia"/>
        </w:rPr>
        <w:t>步骤：按下</w:t>
      </w:r>
      <w:r>
        <w:rPr>
          <w:rFonts w:hint="eastAsia"/>
        </w:rPr>
        <w:t>host</w:t>
      </w:r>
      <w:r>
        <w:rPr>
          <w:rFonts w:hint="eastAsia"/>
        </w:rPr>
        <w:t>键；随后按下</w:t>
      </w:r>
      <w:r>
        <w:rPr>
          <w:rFonts w:hint="eastAsia"/>
        </w:rPr>
        <w:t>keeper</w:t>
      </w:r>
      <w:r>
        <w:rPr>
          <w:rFonts w:hint="eastAsia"/>
        </w:rPr>
        <w:t>键，进入室内；</w:t>
      </w:r>
    </w:p>
    <w:p w14:paraId="595C15C4" w14:textId="77777777" w:rsidR="008A0C54" w:rsidRDefault="008A0C54" w:rsidP="008A0C54">
      <w:r>
        <w:rPr>
          <w:rFonts w:hint="eastAsia"/>
        </w:rPr>
        <w:t>期望结果：黄灯亮；警铃不报警；</w:t>
      </w:r>
    </w:p>
    <w:p w14:paraId="3CBBE967" w14:textId="77777777" w:rsidR="008A0C54" w:rsidRDefault="008A0C54" w:rsidP="008A0C54">
      <w:r>
        <w:rPr>
          <w:rFonts w:hint="eastAsia"/>
        </w:rPr>
        <w:t>结果：</w:t>
      </w:r>
      <w:r>
        <w:rPr>
          <w:rFonts w:hint="eastAsia"/>
        </w:rPr>
        <w:t>P  F</w:t>
      </w:r>
    </w:p>
    <w:p w14:paraId="0FF5EF29" w14:textId="77777777" w:rsidR="008A0C54" w:rsidRDefault="008A0C54" w:rsidP="008A0C54">
      <w:r>
        <w:rPr>
          <w:rFonts w:hint="eastAsia"/>
        </w:rPr>
        <w:t xml:space="preserve">3.2 </w:t>
      </w:r>
      <w:r>
        <w:rPr>
          <w:rFonts w:hint="eastAsia"/>
        </w:rPr>
        <w:t>步骤：按下一键报警键；</w:t>
      </w:r>
    </w:p>
    <w:p w14:paraId="68E4AA18" w14:textId="77777777" w:rsidR="008A0C54" w:rsidRDefault="008A0C54" w:rsidP="008A0C54">
      <w:r>
        <w:rPr>
          <w:rFonts w:hint="eastAsia"/>
        </w:rPr>
        <w:t>期望结果：警铃报警；</w:t>
      </w:r>
    </w:p>
    <w:p w14:paraId="275E4F62" w14:textId="77777777" w:rsidR="008A0C54" w:rsidRDefault="008A0C54" w:rsidP="008A0C54">
      <w:r>
        <w:rPr>
          <w:rFonts w:hint="eastAsia"/>
        </w:rPr>
        <w:t>结果：</w:t>
      </w:r>
      <w:r>
        <w:rPr>
          <w:rFonts w:hint="eastAsia"/>
        </w:rPr>
        <w:t>P  F</w:t>
      </w:r>
    </w:p>
    <w:p w14:paraId="68183552" w14:textId="77777777" w:rsidR="008A0C54" w:rsidRDefault="008A0C54" w:rsidP="008A0C54"/>
    <w:p w14:paraId="03C27903" w14:textId="77777777" w:rsidR="008A0C54" w:rsidRDefault="008A0C54" w:rsidP="008A0C54">
      <w:r>
        <w:rPr>
          <w:rFonts w:hint="eastAsia"/>
          <w:b/>
          <w:bCs/>
        </w:rPr>
        <w:t>基本要求</w:t>
      </w:r>
      <w:r>
        <w:rPr>
          <w:rFonts w:hint="eastAsia"/>
          <w:b/>
          <w:bCs/>
        </w:rPr>
        <w:t>4</w:t>
      </w:r>
      <w:r>
        <w:rPr>
          <w:rFonts w:hint="eastAsia"/>
          <w:b/>
          <w:bCs/>
        </w:rPr>
        <w:t>：密码输入连续错三次，警铃直接报警，不论是否触发传感器；且即使在此后输入了正确密码警铃也不会停止。</w:t>
      </w:r>
    </w:p>
    <w:p w14:paraId="56A922FC" w14:textId="77777777" w:rsidR="008A0C54" w:rsidRDefault="008A0C54" w:rsidP="008A0C54">
      <w:r>
        <w:rPr>
          <w:rFonts w:hint="eastAsia"/>
        </w:rPr>
        <w:t>初始状态：报警系统未报警，但能够正常工作；绿灯、排风扇未工作。</w:t>
      </w:r>
    </w:p>
    <w:p w14:paraId="31AFEE8C" w14:textId="77777777" w:rsidR="008A0C54" w:rsidRDefault="008A0C54" w:rsidP="008A0C54">
      <w:r>
        <w:rPr>
          <w:rFonts w:hint="eastAsia"/>
        </w:rPr>
        <w:t xml:space="preserve">4.1 </w:t>
      </w:r>
      <w:r>
        <w:rPr>
          <w:rFonts w:hint="eastAsia"/>
        </w:rPr>
        <w:t>步骤：连续错误输入三次密码；</w:t>
      </w:r>
    </w:p>
    <w:p w14:paraId="455F31E6" w14:textId="77777777" w:rsidR="008A0C54" w:rsidRDefault="008A0C54" w:rsidP="008A0C54">
      <w:r>
        <w:rPr>
          <w:rFonts w:hint="eastAsia"/>
        </w:rPr>
        <w:t>期望结果：警铃直接报警；</w:t>
      </w:r>
    </w:p>
    <w:p w14:paraId="700A1181" w14:textId="77777777" w:rsidR="008A0C54" w:rsidRDefault="008A0C54" w:rsidP="008A0C54">
      <w:r>
        <w:rPr>
          <w:rFonts w:hint="eastAsia"/>
        </w:rPr>
        <w:t>结果：</w:t>
      </w:r>
      <w:r>
        <w:rPr>
          <w:rFonts w:hint="eastAsia"/>
        </w:rPr>
        <w:t>P  F</w:t>
      </w:r>
    </w:p>
    <w:p w14:paraId="4D4E709B" w14:textId="77777777" w:rsidR="008A0C54" w:rsidRDefault="008A0C54" w:rsidP="008A0C54">
      <w:r>
        <w:rPr>
          <w:rFonts w:hint="eastAsia"/>
        </w:rPr>
        <w:t xml:space="preserve">4.2 </w:t>
      </w:r>
      <w:r>
        <w:rPr>
          <w:rFonts w:hint="eastAsia"/>
        </w:rPr>
        <w:t>步骤：输错三次后再正确输入密码；</w:t>
      </w:r>
    </w:p>
    <w:p w14:paraId="5542D621" w14:textId="77777777" w:rsidR="008A0C54" w:rsidRDefault="008A0C54" w:rsidP="008A0C54">
      <w:r>
        <w:rPr>
          <w:rFonts w:hint="eastAsia"/>
        </w:rPr>
        <w:t xml:space="preserve">    </w:t>
      </w:r>
      <w:r>
        <w:rPr>
          <w:rFonts w:hint="eastAsia"/>
        </w:rPr>
        <w:t>期望结果：警铃不停止，继续报警；</w:t>
      </w:r>
    </w:p>
    <w:p w14:paraId="001D9871" w14:textId="77777777" w:rsidR="008A0C54" w:rsidRDefault="008A0C54" w:rsidP="008A0C54">
      <w:r>
        <w:rPr>
          <w:rFonts w:hint="eastAsia"/>
        </w:rPr>
        <w:t xml:space="preserve">    </w:t>
      </w:r>
      <w:r>
        <w:rPr>
          <w:rFonts w:hint="eastAsia"/>
        </w:rPr>
        <w:t>结果：</w:t>
      </w:r>
      <w:r>
        <w:rPr>
          <w:rFonts w:hint="eastAsia"/>
        </w:rPr>
        <w:t>P  F</w:t>
      </w:r>
    </w:p>
    <w:p w14:paraId="0A6DE279" w14:textId="77777777" w:rsidR="008A0C54" w:rsidRDefault="008A0C54" w:rsidP="008A0C54">
      <w:pPr>
        <w:rPr>
          <w:b/>
          <w:bCs/>
        </w:rPr>
      </w:pPr>
      <w:r>
        <w:rPr>
          <w:rFonts w:hint="eastAsia"/>
          <w:b/>
          <w:bCs/>
        </w:rPr>
        <w:t>基本要求</w:t>
      </w:r>
      <w:r>
        <w:rPr>
          <w:rFonts w:hint="eastAsia"/>
          <w:b/>
          <w:bCs/>
        </w:rPr>
        <w:t>5</w:t>
      </w:r>
      <w:r>
        <w:rPr>
          <w:rFonts w:hint="eastAsia"/>
          <w:b/>
          <w:bCs/>
        </w:rPr>
        <w:t>：在组态程序中连续输错三次密码但未达到三次，警铃直接报警。</w:t>
      </w:r>
    </w:p>
    <w:p w14:paraId="3495F102" w14:textId="77777777" w:rsidR="008A0C54" w:rsidRDefault="008A0C54" w:rsidP="008A0C54">
      <w:r>
        <w:rPr>
          <w:rFonts w:hint="eastAsia"/>
          <w:b/>
          <w:bCs/>
        </w:rPr>
        <w:t>初始状态，</w:t>
      </w:r>
      <w:r>
        <w:rPr>
          <w:rFonts w:hint="eastAsia"/>
        </w:rPr>
        <w:t>报警系统未报警。</w:t>
      </w:r>
    </w:p>
    <w:p w14:paraId="774BB2A7" w14:textId="77777777" w:rsidR="008A0C54" w:rsidRDefault="008A0C54" w:rsidP="008A0C54">
      <w:r>
        <w:rPr>
          <w:rFonts w:hint="eastAsia"/>
        </w:rPr>
        <w:t xml:space="preserve">5.1 </w:t>
      </w:r>
      <w:r>
        <w:rPr>
          <w:rFonts w:hint="eastAsia"/>
        </w:rPr>
        <w:t>步骤：在</w:t>
      </w:r>
      <w:proofErr w:type="spellStart"/>
      <w:r>
        <w:rPr>
          <w:rFonts w:hint="eastAsia"/>
        </w:rPr>
        <w:t>citect</w:t>
      </w:r>
      <w:proofErr w:type="spellEnd"/>
      <w:r>
        <w:rPr>
          <w:rFonts w:hint="eastAsia"/>
        </w:rPr>
        <w:t>工程编辑器运行组态程序，在密码输入界面，将错误密码连续输入三次；</w:t>
      </w:r>
    </w:p>
    <w:p w14:paraId="2E11B8ED" w14:textId="77777777" w:rsidR="008A0C54" w:rsidRDefault="008A0C54" w:rsidP="008A0C54">
      <w:r>
        <w:rPr>
          <w:rFonts w:hint="eastAsia"/>
        </w:rPr>
        <w:t xml:space="preserve">    </w:t>
      </w:r>
      <w:r>
        <w:rPr>
          <w:rFonts w:hint="eastAsia"/>
        </w:rPr>
        <w:t>期望结果：警铃直接报警；</w:t>
      </w:r>
    </w:p>
    <w:p w14:paraId="78F02EE4" w14:textId="77777777" w:rsidR="008A0C54" w:rsidRDefault="008A0C54" w:rsidP="008A0C54">
      <w:pPr>
        <w:ind w:firstLineChars="200"/>
      </w:pPr>
      <w:r>
        <w:rPr>
          <w:rFonts w:hint="eastAsia"/>
        </w:rPr>
        <w:lastRenderedPageBreak/>
        <w:t>结果：</w:t>
      </w:r>
      <w:r>
        <w:rPr>
          <w:rFonts w:hint="eastAsia"/>
        </w:rPr>
        <w:t>P   F</w:t>
      </w:r>
    </w:p>
    <w:p w14:paraId="3143D604" w14:textId="77777777" w:rsidR="008A0C54" w:rsidRDefault="008A0C54" w:rsidP="008A0C54">
      <w:pPr>
        <w:rPr>
          <w:b/>
          <w:bCs/>
        </w:rPr>
      </w:pPr>
    </w:p>
    <w:p w14:paraId="12763498" w14:textId="77777777" w:rsidR="008A0C54" w:rsidRDefault="008A0C54" w:rsidP="008A0C54">
      <w:pPr>
        <w:rPr>
          <w:b/>
          <w:bCs/>
        </w:rPr>
      </w:pPr>
      <w:r>
        <w:rPr>
          <w:rFonts w:hint="eastAsia"/>
          <w:b/>
          <w:bCs/>
        </w:rPr>
        <w:t>提高要求</w:t>
      </w:r>
      <w:r>
        <w:rPr>
          <w:rFonts w:hint="eastAsia"/>
          <w:b/>
          <w:bCs/>
        </w:rPr>
        <w:t>1</w:t>
      </w:r>
      <w:r>
        <w:rPr>
          <w:rFonts w:hint="eastAsia"/>
          <w:b/>
          <w:bCs/>
        </w:rPr>
        <w:t>：每三次输错密码后，系统将进入锁定状态。随着输错密码的次数增多，锁定状态的时间会指数型增加。</w:t>
      </w:r>
    </w:p>
    <w:p w14:paraId="5BCC563A" w14:textId="77777777" w:rsidR="008A0C54" w:rsidRDefault="008A0C54" w:rsidP="008A0C54">
      <w:r>
        <w:rPr>
          <w:rFonts w:hint="eastAsia"/>
        </w:rPr>
        <w:t>初始状态：初始状态：报警系统未报警，但能够正常工作；绿灯、排风扇未工作。</w:t>
      </w:r>
    </w:p>
    <w:p w14:paraId="4914D2F3" w14:textId="77777777" w:rsidR="008A0C54" w:rsidRDefault="008A0C54" w:rsidP="008A0C54">
      <w:r>
        <w:rPr>
          <w:rFonts w:hint="eastAsia"/>
        </w:rPr>
        <w:t xml:space="preserve">1.1 </w:t>
      </w:r>
      <w:r>
        <w:rPr>
          <w:rFonts w:hint="eastAsia"/>
        </w:rPr>
        <w:t>步骤：不断地输错密码。当每三次输错并隔一段锁定时间返回后，再次不断输错密码；</w:t>
      </w:r>
    </w:p>
    <w:p w14:paraId="3EED92FD" w14:textId="77777777" w:rsidR="008A0C54" w:rsidRDefault="008A0C54" w:rsidP="008A0C54">
      <w:r>
        <w:rPr>
          <w:rFonts w:hint="eastAsia"/>
        </w:rPr>
        <w:t>期望结果：锁定时间不断增加，呈指数型；</w:t>
      </w:r>
    </w:p>
    <w:p w14:paraId="3B2CBE2A" w14:textId="77777777" w:rsidR="008A0C54" w:rsidRDefault="008A0C54" w:rsidP="008A0C54">
      <w:r>
        <w:rPr>
          <w:rFonts w:hint="eastAsia"/>
        </w:rPr>
        <w:t>结果：</w:t>
      </w:r>
      <w:r>
        <w:rPr>
          <w:rFonts w:hint="eastAsia"/>
        </w:rPr>
        <w:t>P  F</w:t>
      </w:r>
    </w:p>
    <w:p w14:paraId="3E882B52" w14:textId="77777777" w:rsidR="003A7B2E" w:rsidRDefault="003A7B2E" w:rsidP="008A0C54">
      <w:pPr>
        <w:ind w:firstLine="0"/>
      </w:pPr>
    </w:p>
    <w:p w14:paraId="08F2CF5F" w14:textId="77777777" w:rsidR="003A7B2E" w:rsidRDefault="003A7B2E" w:rsidP="003A7B2E">
      <w:pPr>
        <w:rPr>
          <w:b/>
          <w:bCs/>
        </w:rPr>
      </w:pPr>
      <w:r>
        <w:rPr>
          <w:rFonts w:hint="eastAsia"/>
          <w:b/>
          <w:bCs/>
        </w:rPr>
        <w:t>提高要求</w:t>
      </w:r>
      <w:r w:rsidR="008A0C54">
        <w:rPr>
          <w:rFonts w:hint="eastAsia"/>
          <w:b/>
          <w:bCs/>
        </w:rPr>
        <w:t>2</w:t>
      </w:r>
      <w:r>
        <w:rPr>
          <w:rFonts w:hint="eastAsia"/>
          <w:b/>
          <w:bCs/>
        </w:rPr>
        <w:t>：正确输入密码后，按触摸屏上显示“出门”按钮。按下后，绿灯和排风扇停止工作。报警系统正常工作。</w:t>
      </w:r>
    </w:p>
    <w:p w14:paraId="660A162C" w14:textId="77777777" w:rsidR="003A7B2E" w:rsidRDefault="003A7B2E" w:rsidP="003A7B2E">
      <w:r>
        <w:rPr>
          <w:rFonts w:hint="eastAsia"/>
        </w:rPr>
        <w:t>初始状态：正确输入密码，绿灯亮，排风扇转动。</w:t>
      </w:r>
    </w:p>
    <w:p w14:paraId="2C018BB3" w14:textId="77777777" w:rsidR="003A7B2E" w:rsidRDefault="008A0C54" w:rsidP="003A7B2E">
      <w:r>
        <w:rPr>
          <w:rFonts w:hint="eastAsia"/>
        </w:rPr>
        <w:t>2</w:t>
      </w:r>
      <w:r w:rsidR="003A7B2E">
        <w:rPr>
          <w:rFonts w:hint="eastAsia"/>
        </w:rPr>
        <w:t xml:space="preserve">.1 </w:t>
      </w:r>
      <w:r w:rsidR="003A7B2E">
        <w:rPr>
          <w:rFonts w:hint="eastAsia"/>
        </w:rPr>
        <w:t>步骤：按下出门按钮；</w:t>
      </w:r>
    </w:p>
    <w:p w14:paraId="52591337" w14:textId="77777777" w:rsidR="003A7B2E" w:rsidRDefault="003A7B2E" w:rsidP="003A7B2E">
      <w:r>
        <w:rPr>
          <w:rFonts w:hint="eastAsia"/>
        </w:rPr>
        <w:t>期望结果：绿灯和风扇停止工作；</w:t>
      </w:r>
    </w:p>
    <w:p w14:paraId="3E42FFDE" w14:textId="77777777" w:rsidR="003A7B2E" w:rsidRDefault="003A7B2E" w:rsidP="003A7B2E">
      <w:r>
        <w:rPr>
          <w:rFonts w:hint="eastAsia"/>
        </w:rPr>
        <w:t>结果：</w:t>
      </w:r>
      <w:r>
        <w:rPr>
          <w:rFonts w:hint="eastAsia"/>
        </w:rPr>
        <w:t>P  F</w:t>
      </w:r>
    </w:p>
    <w:p w14:paraId="2B5ECE27" w14:textId="77777777" w:rsidR="003A7B2E" w:rsidRDefault="008A0C54" w:rsidP="003A7B2E">
      <w:r>
        <w:rPr>
          <w:rFonts w:hint="eastAsia"/>
        </w:rPr>
        <w:t>2</w:t>
      </w:r>
      <w:r w:rsidR="003A7B2E">
        <w:rPr>
          <w:rFonts w:hint="eastAsia"/>
        </w:rPr>
        <w:t xml:space="preserve">.2 </w:t>
      </w:r>
      <w:r w:rsidR="003A7B2E">
        <w:rPr>
          <w:rFonts w:hint="eastAsia"/>
        </w:rPr>
        <w:t>步骤：侵入室内；</w:t>
      </w:r>
    </w:p>
    <w:p w14:paraId="6F177439" w14:textId="77777777" w:rsidR="003A7B2E" w:rsidRDefault="003A7B2E" w:rsidP="003A7B2E">
      <w:r>
        <w:rPr>
          <w:rFonts w:hint="eastAsia"/>
        </w:rPr>
        <w:t xml:space="preserve">    </w:t>
      </w:r>
      <w:r>
        <w:rPr>
          <w:rFonts w:hint="eastAsia"/>
        </w:rPr>
        <w:t>期望结果：警铃报警；</w:t>
      </w:r>
    </w:p>
    <w:p w14:paraId="71D2A88A" w14:textId="77777777" w:rsidR="003A7B2E" w:rsidRDefault="003A7B2E" w:rsidP="003A7B2E">
      <w:r>
        <w:rPr>
          <w:rFonts w:hint="eastAsia"/>
        </w:rPr>
        <w:t>结果：</w:t>
      </w:r>
      <w:r>
        <w:rPr>
          <w:rFonts w:hint="eastAsia"/>
        </w:rPr>
        <w:t>P  F</w:t>
      </w:r>
    </w:p>
    <w:p w14:paraId="39989D76" w14:textId="77777777" w:rsidR="003A7B2E" w:rsidRDefault="003A7B2E" w:rsidP="003A7B2E"/>
    <w:p w14:paraId="2EDD7DED" w14:textId="77777777" w:rsidR="003A7B2E" w:rsidRDefault="003A7B2E" w:rsidP="003A7B2E">
      <w:pPr>
        <w:rPr>
          <w:b/>
          <w:bCs/>
        </w:rPr>
      </w:pPr>
      <w:r>
        <w:rPr>
          <w:rFonts w:hint="eastAsia"/>
          <w:b/>
          <w:bCs/>
        </w:rPr>
        <w:t>创新部分：</w:t>
      </w:r>
    </w:p>
    <w:p w14:paraId="0234C092" w14:textId="77777777" w:rsidR="003A7B2E" w:rsidRDefault="003A7B2E" w:rsidP="003A7B2E">
      <w:pPr>
        <w:keepNext w:val="0"/>
        <w:widowControl w:val="0"/>
        <w:numPr>
          <w:ilvl w:val="1"/>
          <w:numId w:val="14"/>
        </w:numPr>
        <w:spacing w:line="240" w:lineRule="auto"/>
        <w:rPr>
          <w:b/>
          <w:bCs/>
        </w:rPr>
      </w:pPr>
      <w:r>
        <w:rPr>
          <w:rFonts w:hint="eastAsia"/>
          <w:b/>
          <w:bCs/>
        </w:rPr>
        <w:t>门卫界面上可以显示当前的密码输入状态，密码界面可显示输入次数。</w:t>
      </w:r>
    </w:p>
    <w:p w14:paraId="3CCC61DA" w14:textId="77777777" w:rsidR="003A7B2E" w:rsidRDefault="003A7B2E" w:rsidP="003A7B2E">
      <w:r>
        <w:rPr>
          <w:rFonts w:hint="eastAsia"/>
        </w:rPr>
        <w:t>步骤：先输错密码，再输入正确密码；</w:t>
      </w:r>
    </w:p>
    <w:p w14:paraId="07D2C69C" w14:textId="77777777" w:rsidR="003A7B2E" w:rsidRDefault="003A7B2E" w:rsidP="003A7B2E">
      <w:r>
        <w:rPr>
          <w:rFonts w:hint="eastAsia"/>
        </w:rPr>
        <w:t>期望结果：门卫界面先显示红灯，再显示绿灯；输错一次密码后，密码界面显示还有</w:t>
      </w:r>
      <w:r>
        <w:rPr>
          <w:rFonts w:hint="eastAsia"/>
        </w:rPr>
        <w:t>2</w:t>
      </w:r>
      <w:r>
        <w:rPr>
          <w:rFonts w:hint="eastAsia"/>
        </w:rPr>
        <w:t>次机会；</w:t>
      </w:r>
    </w:p>
    <w:p w14:paraId="3C1A140E" w14:textId="77777777" w:rsidR="003A7B2E" w:rsidRDefault="003A7B2E" w:rsidP="003A7B2E">
      <w:r>
        <w:rPr>
          <w:rFonts w:hint="eastAsia"/>
        </w:rPr>
        <w:t>结果：</w:t>
      </w:r>
      <w:r>
        <w:rPr>
          <w:rFonts w:hint="eastAsia"/>
        </w:rPr>
        <w:t>P  F</w:t>
      </w:r>
    </w:p>
    <w:p w14:paraId="4F803E91" w14:textId="77777777" w:rsidR="003A7B2E" w:rsidRDefault="003A7B2E" w:rsidP="003A7B2E">
      <w:pPr>
        <w:keepNext w:val="0"/>
        <w:widowControl w:val="0"/>
        <w:numPr>
          <w:ilvl w:val="1"/>
          <w:numId w:val="14"/>
        </w:numPr>
        <w:spacing w:line="240" w:lineRule="auto"/>
        <w:rPr>
          <w:b/>
          <w:bCs/>
        </w:rPr>
      </w:pPr>
      <w:r>
        <w:rPr>
          <w:rFonts w:hint="eastAsia"/>
          <w:b/>
          <w:bCs/>
        </w:rPr>
        <w:t>门卫界面可以实现重启功能。</w:t>
      </w:r>
    </w:p>
    <w:p w14:paraId="05ED2695" w14:textId="77777777" w:rsidR="003A7B2E" w:rsidRDefault="003A7B2E" w:rsidP="003A7B2E">
      <w:r>
        <w:rPr>
          <w:rFonts w:hint="eastAsia"/>
        </w:rPr>
        <w:t>步骤：点击“重新加载”；</w:t>
      </w:r>
    </w:p>
    <w:p w14:paraId="75EDD6CD" w14:textId="77777777" w:rsidR="003A7B2E" w:rsidRDefault="003A7B2E" w:rsidP="003A7B2E">
      <w:r>
        <w:rPr>
          <w:rFonts w:hint="eastAsia"/>
        </w:rPr>
        <w:t>期望结果：系统重启；</w:t>
      </w:r>
    </w:p>
    <w:p w14:paraId="40566AE9" w14:textId="77777777" w:rsidR="003A7B2E" w:rsidRDefault="003A7B2E" w:rsidP="003A7B2E">
      <w:r>
        <w:rPr>
          <w:rFonts w:hint="eastAsia"/>
        </w:rPr>
        <w:t>结果：</w:t>
      </w:r>
      <w:r>
        <w:rPr>
          <w:rFonts w:hint="eastAsia"/>
        </w:rPr>
        <w:t>P  F</w:t>
      </w:r>
    </w:p>
    <w:p w14:paraId="4E5050F9" w14:textId="77777777" w:rsidR="003A7B2E" w:rsidRDefault="003A7B2E" w:rsidP="003A7B2E">
      <w:pPr>
        <w:keepNext w:val="0"/>
        <w:widowControl w:val="0"/>
        <w:numPr>
          <w:ilvl w:val="1"/>
          <w:numId w:val="14"/>
        </w:numPr>
        <w:spacing w:line="240" w:lineRule="auto"/>
        <w:rPr>
          <w:b/>
          <w:bCs/>
        </w:rPr>
      </w:pPr>
      <w:r>
        <w:rPr>
          <w:rFonts w:hint="eastAsia"/>
          <w:b/>
          <w:bCs/>
        </w:rPr>
        <w:t>门卫界面显示真实时间。</w:t>
      </w:r>
    </w:p>
    <w:p w14:paraId="7A3F429C" w14:textId="77777777" w:rsidR="003A7B2E" w:rsidRDefault="003A7B2E" w:rsidP="003A7B2E">
      <w:r>
        <w:rPr>
          <w:rFonts w:hint="eastAsia"/>
        </w:rPr>
        <w:t>期望结果：在触摸屏初始界面显示真实时间；</w:t>
      </w:r>
    </w:p>
    <w:p w14:paraId="67EB58ED" w14:textId="77777777" w:rsidR="003A7B2E" w:rsidRDefault="003A7B2E" w:rsidP="003A7B2E">
      <w:r>
        <w:rPr>
          <w:rFonts w:hint="eastAsia"/>
        </w:rPr>
        <w:t>结果：</w:t>
      </w:r>
      <w:r>
        <w:rPr>
          <w:rFonts w:hint="eastAsia"/>
        </w:rPr>
        <w:t>P  F</w:t>
      </w:r>
    </w:p>
    <w:p w14:paraId="4ABF587C" w14:textId="77777777" w:rsidR="003A7B2E" w:rsidRDefault="003A7B2E" w:rsidP="003A7B2E">
      <w:pPr>
        <w:keepNext w:val="0"/>
        <w:widowControl w:val="0"/>
        <w:numPr>
          <w:ilvl w:val="1"/>
          <w:numId w:val="14"/>
        </w:numPr>
        <w:spacing w:line="240" w:lineRule="auto"/>
        <w:rPr>
          <w:b/>
          <w:bCs/>
        </w:rPr>
      </w:pPr>
      <w:r>
        <w:rPr>
          <w:rFonts w:hint="eastAsia"/>
          <w:b/>
          <w:bCs/>
        </w:rPr>
        <w:t>温度传感器可以由保护保险柜切换为检测火警功能。</w:t>
      </w:r>
    </w:p>
    <w:p w14:paraId="29B26577" w14:textId="77777777" w:rsidR="003A7B2E" w:rsidRDefault="003A7B2E" w:rsidP="003A7B2E">
      <w:r>
        <w:rPr>
          <w:rFonts w:hint="eastAsia"/>
        </w:rPr>
        <w:lastRenderedPageBreak/>
        <w:t>步骤：设置温度传感器的阈值，报警临界温度可由</w:t>
      </w:r>
      <w:r>
        <w:rPr>
          <w:rFonts w:hint="eastAsia"/>
        </w:rPr>
        <w:t>30</w:t>
      </w:r>
      <w:r>
        <w:rPr>
          <w:rFonts w:hint="eastAsia"/>
        </w:rPr>
        <w:t>度变为</w:t>
      </w:r>
      <w:r>
        <w:rPr>
          <w:rFonts w:hint="eastAsia"/>
        </w:rPr>
        <w:t>60</w:t>
      </w:r>
      <w:r>
        <w:rPr>
          <w:rFonts w:hint="eastAsia"/>
        </w:rPr>
        <w:t>度。</w:t>
      </w:r>
    </w:p>
    <w:p w14:paraId="3BEB4698" w14:textId="77777777" w:rsidR="003A7B2E" w:rsidRDefault="003A7B2E" w:rsidP="003A7B2E">
      <w:r>
        <w:rPr>
          <w:rFonts w:hint="eastAsia"/>
        </w:rPr>
        <w:t>期望结果：当手接触金属探头，警铃不再报警；用开水模拟火灾时，警铃报警。</w:t>
      </w:r>
    </w:p>
    <w:p w14:paraId="4C00102E" w14:textId="77777777" w:rsidR="00EA4DA5" w:rsidRDefault="003A7B2E" w:rsidP="008A0C54">
      <w:r>
        <w:rPr>
          <w:rFonts w:hint="eastAsia"/>
        </w:rPr>
        <w:t>结果：</w:t>
      </w:r>
      <w:r>
        <w:rPr>
          <w:rFonts w:hint="eastAsia"/>
        </w:rPr>
        <w:t>P  F</w:t>
      </w:r>
    </w:p>
    <w:p w14:paraId="3979A22F" w14:textId="77777777" w:rsidR="008A0C54" w:rsidRPr="00C82207" w:rsidRDefault="008A0C54" w:rsidP="008A0C54">
      <w:pPr>
        <w:rPr>
          <w:color w:val="000000" w:themeColor="text1"/>
        </w:rPr>
      </w:pPr>
      <w:r w:rsidRPr="00C82207">
        <w:rPr>
          <w:rFonts w:hint="eastAsia"/>
          <w:color w:val="000000" w:themeColor="text1"/>
        </w:rPr>
        <w:t>测试项目保证完整性，</w:t>
      </w:r>
      <w:r>
        <w:rPr>
          <w:rFonts w:hint="eastAsia"/>
          <w:color w:val="000000" w:themeColor="text1"/>
        </w:rPr>
        <w:t>没</w:t>
      </w:r>
      <w:r w:rsidRPr="00C82207">
        <w:rPr>
          <w:rFonts w:hint="eastAsia"/>
          <w:color w:val="000000" w:themeColor="text1"/>
        </w:rPr>
        <w:t>有遗漏。也就是说，</w:t>
      </w:r>
      <w:r>
        <w:rPr>
          <w:rFonts w:hint="eastAsia"/>
          <w:color w:val="000000" w:themeColor="text1"/>
        </w:rPr>
        <w:t>已经</w:t>
      </w:r>
      <w:r w:rsidRPr="00C82207">
        <w:rPr>
          <w:rFonts w:hint="eastAsia"/>
          <w:color w:val="000000" w:themeColor="text1"/>
        </w:rPr>
        <w:t>通过测试项目清单中规定的所有测试，该系统是可以正常工作的，且功能及性能指标满足课题的设计要求。</w:t>
      </w:r>
    </w:p>
    <w:p w14:paraId="0A4FA704" w14:textId="77777777" w:rsidR="008A0C54" w:rsidRPr="008A0C54" w:rsidRDefault="008A0C54" w:rsidP="008A0C54"/>
    <w:p w14:paraId="2CC6F1F0" w14:textId="77777777" w:rsidR="00897929" w:rsidRPr="0077432E" w:rsidRDefault="00897929" w:rsidP="0077432E">
      <w:pPr>
        <w:pStyle w:val="1"/>
      </w:pPr>
      <w:bookmarkStart w:id="732" w:name="_Toc530340573"/>
      <w:r w:rsidRPr="0077432E">
        <w:rPr>
          <w:rFonts w:hint="eastAsia"/>
        </w:rPr>
        <w:lastRenderedPageBreak/>
        <w:t>系统使用方法</w:t>
      </w:r>
      <w:bookmarkEnd w:id="732"/>
    </w:p>
    <w:p w14:paraId="673C417A" w14:textId="77777777" w:rsidR="00C15260" w:rsidRDefault="00C15260" w:rsidP="00C15260">
      <w:r>
        <w:rPr>
          <w:rFonts w:hint="eastAsia"/>
        </w:rPr>
        <w:t>1</w:t>
      </w:r>
      <w:r>
        <w:rPr>
          <w:rFonts w:hint="eastAsia"/>
        </w:rPr>
        <w:t>、使用前准备：</w:t>
      </w:r>
    </w:p>
    <w:p w14:paraId="0DA8D57E" w14:textId="77777777" w:rsidR="00C15260" w:rsidRDefault="00C15260" w:rsidP="00C15260">
      <w:pPr>
        <w:pStyle w:val="af3"/>
        <w:numPr>
          <w:ilvl w:val="0"/>
          <w:numId w:val="12"/>
        </w:numPr>
        <w:ind w:firstLineChars="0"/>
      </w:pPr>
      <w:r>
        <w:rPr>
          <w:rFonts w:hint="eastAsia"/>
        </w:rPr>
        <w:t>将电脑与</w:t>
      </w:r>
      <w:r>
        <w:rPr>
          <w:rFonts w:hint="eastAsia"/>
        </w:rPr>
        <w:t>PLC</w:t>
      </w:r>
      <w:r>
        <w:rPr>
          <w:rFonts w:hint="eastAsia"/>
        </w:rPr>
        <w:t>控制器连接，生成可执行的程序。</w:t>
      </w:r>
    </w:p>
    <w:p w14:paraId="2112F308" w14:textId="77777777" w:rsidR="00C15260" w:rsidRDefault="00C15260" w:rsidP="00C15260">
      <w:pPr>
        <w:pStyle w:val="af3"/>
        <w:numPr>
          <w:ilvl w:val="0"/>
          <w:numId w:val="12"/>
        </w:numPr>
        <w:ind w:firstLineChars="0"/>
      </w:pPr>
      <w:r>
        <w:rPr>
          <w:rFonts w:hint="eastAsia"/>
        </w:rPr>
        <w:t>将</w:t>
      </w:r>
      <w:r>
        <w:rPr>
          <w:rFonts w:hint="eastAsia"/>
        </w:rPr>
        <w:t>PLC</w:t>
      </w:r>
      <w:r>
        <w:rPr>
          <w:rFonts w:hint="eastAsia"/>
        </w:rPr>
        <w:t>控制器与触摸屏或者组态连接，实现通讯。</w:t>
      </w:r>
    </w:p>
    <w:p w14:paraId="6F022C7B" w14:textId="77777777" w:rsidR="00C15260" w:rsidRDefault="00C15260" w:rsidP="00C15260">
      <w:pPr>
        <w:pStyle w:val="af3"/>
        <w:numPr>
          <w:ilvl w:val="0"/>
          <w:numId w:val="12"/>
        </w:numPr>
        <w:ind w:firstLineChars="0"/>
      </w:pPr>
      <w:r>
        <w:rPr>
          <w:rFonts w:hint="eastAsia"/>
        </w:rPr>
        <w:t>将传感器，灯光，排气扇，开关等组件依据代码逻辑连接于</w:t>
      </w:r>
      <w:r>
        <w:rPr>
          <w:rFonts w:hint="eastAsia"/>
        </w:rPr>
        <w:t>PLC</w:t>
      </w:r>
      <w:r>
        <w:rPr>
          <w:rFonts w:hint="eastAsia"/>
        </w:rPr>
        <w:t>的输入输出端口。</w:t>
      </w:r>
    </w:p>
    <w:p w14:paraId="41715BD3" w14:textId="77777777" w:rsidR="00C15260" w:rsidRDefault="00C15260" w:rsidP="00C15260">
      <w:pPr>
        <w:pStyle w:val="af3"/>
        <w:numPr>
          <w:ilvl w:val="0"/>
          <w:numId w:val="12"/>
        </w:numPr>
        <w:ind w:firstLineChars="0"/>
      </w:pPr>
      <w:r>
        <w:rPr>
          <w:rFonts w:hint="eastAsia"/>
        </w:rPr>
        <w:t>设置温度传感器阈值。</w:t>
      </w:r>
    </w:p>
    <w:p w14:paraId="34DC9248" w14:textId="77777777" w:rsidR="00C15260" w:rsidRDefault="00C15260" w:rsidP="00C15260">
      <w:pPr>
        <w:pStyle w:val="af3"/>
        <w:numPr>
          <w:ilvl w:val="0"/>
          <w:numId w:val="12"/>
        </w:numPr>
        <w:ind w:firstLineChars="0"/>
      </w:pPr>
      <w:r>
        <w:rPr>
          <w:rFonts w:hint="eastAsia"/>
        </w:rPr>
        <w:t>调试系统功能是否正常运行。</w:t>
      </w:r>
    </w:p>
    <w:p w14:paraId="0CE4ABD3" w14:textId="77777777" w:rsidR="00C15260" w:rsidRDefault="00C15260" w:rsidP="00C15260">
      <w:r>
        <w:rPr>
          <w:rFonts w:hint="eastAsia"/>
        </w:rPr>
        <w:t>2</w:t>
      </w:r>
      <w:r>
        <w:rPr>
          <w:rFonts w:hint="eastAsia"/>
        </w:rPr>
        <w:t>、使用说明：</w:t>
      </w:r>
    </w:p>
    <w:p w14:paraId="3BA0850F" w14:textId="77777777" w:rsidR="00C15260" w:rsidRDefault="00C15260" w:rsidP="00C15260">
      <w:r>
        <w:rPr>
          <w:rFonts w:hint="eastAsia"/>
        </w:rPr>
        <w:t>（</w:t>
      </w:r>
      <w:r>
        <w:rPr>
          <w:rFonts w:hint="eastAsia"/>
        </w:rPr>
        <w:t>1</w:t>
      </w:r>
      <w:r>
        <w:rPr>
          <w:rFonts w:hint="eastAsia"/>
        </w:rPr>
        <w:t>）触摸屏输入正确密码，光电门报警系统关闭，灯光和排气扇打开，人员可进入。</w:t>
      </w:r>
    </w:p>
    <w:p w14:paraId="181D6E43" w14:textId="77777777" w:rsidR="00C15260" w:rsidRDefault="00C15260" w:rsidP="00C15260">
      <w:r>
        <w:rPr>
          <w:rFonts w:hint="eastAsia"/>
        </w:rPr>
        <w:t>（</w:t>
      </w:r>
      <w:r>
        <w:rPr>
          <w:rFonts w:hint="eastAsia"/>
        </w:rPr>
        <w:t>2</w:t>
      </w:r>
      <w:r>
        <w:rPr>
          <w:rFonts w:hint="eastAsia"/>
        </w:rPr>
        <w:t>）密码输入错误三次，发出警报。可通过重启系统来关闭警报。</w:t>
      </w:r>
    </w:p>
    <w:p w14:paraId="3C1BC3B3" w14:textId="77777777" w:rsidR="00C15260" w:rsidRDefault="00C15260" w:rsidP="00C15260">
      <w:r>
        <w:rPr>
          <w:rFonts w:hint="eastAsia"/>
        </w:rPr>
        <w:t>（</w:t>
      </w:r>
      <w:r>
        <w:rPr>
          <w:rFonts w:hint="eastAsia"/>
        </w:rPr>
        <w:t>3</w:t>
      </w:r>
      <w:r>
        <w:rPr>
          <w:rFonts w:hint="eastAsia"/>
        </w:rPr>
        <w:t>）未输入密码，通过光电门时会发出警报；不论是否输入正确密码，当温度传感器超过阈值均会发出警报。</w:t>
      </w:r>
    </w:p>
    <w:p w14:paraId="102F8F2F" w14:textId="77777777" w:rsidR="00C15260" w:rsidRDefault="00C15260" w:rsidP="00C15260">
      <w:r>
        <w:rPr>
          <w:rFonts w:hint="eastAsia"/>
        </w:rPr>
        <w:t>（</w:t>
      </w:r>
      <w:r>
        <w:rPr>
          <w:rFonts w:hint="eastAsia"/>
        </w:rPr>
        <w:t>4</w:t>
      </w:r>
      <w:r>
        <w:rPr>
          <w:rFonts w:hint="eastAsia"/>
        </w:rPr>
        <w:t>）可通过特别设置的按钮实现关闭报警系统和一键报警。</w:t>
      </w:r>
    </w:p>
    <w:p w14:paraId="0B94B9CC" w14:textId="77777777" w:rsidR="00C15260" w:rsidRPr="00725825" w:rsidRDefault="00C15260" w:rsidP="00C15260">
      <w:r>
        <w:rPr>
          <w:rFonts w:hint="eastAsia"/>
        </w:rPr>
        <w:t>（</w:t>
      </w:r>
      <w:r>
        <w:rPr>
          <w:rFonts w:hint="eastAsia"/>
        </w:rPr>
        <w:t>5</w:t>
      </w:r>
      <w:r>
        <w:rPr>
          <w:rFonts w:hint="eastAsia"/>
        </w:rPr>
        <w:t>）点击触摸屏出门按钮，即可退出房间，关闭灯光排气扇等设施，开启报警系统。</w:t>
      </w:r>
    </w:p>
    <w:p w14:paraId="63A871AB" w14:textId="77777777" w:rsidR="00897929" w:rsidRDefault="008E09BE" w:rsidP="008E09BE">
      <w:pPr>
        <w:pStyle w:val="1"/>
      </w:pPr>
      <w:bookmarkStart w:id="733" w:name="_Toc530340574"/>
      <w:r>
        <w:rPr>
          <w:rFonts w:hint="eastAsia"/>
        </w:rPr>
        <w:lastRenderedPageBreak/>
        <w:t>展望</w:t>
      </w:r>
      <w:bookmarkEnd w:id="733"/>
    </w:p>
    <w:p w14:paraId="501D8D8E" w14:textId="77777777" w:rsidR="008E09BE" w:rsidRDefault="00F826CC" w:rsidP="008E09BE">
      <w:r>
        <w:rPr>
          <w:rFonts w:hint="eastAsia"/>
        </w:rPr>
        <w:t>根据目前的基础设备水平，我们很好的实现了已经确定的功能，防盗系统报警，温度高温报警，进出门电源通断，温度调节（电风扇环节）；但是其实智能家居系统远不止这些。</w:t>
      </w:r>
      <w:r w:rsidRPr="00F826CC">
        <w:rPr>
          <w:rFonts w:hint="eastAsia"/>
        </w:rPr>
        <w:t>智能家居</w:t>
      </w:r>
      <w:r>
        <w:rPr>
          <w:rFonts w:hint="eastAsia"/>
        </w:rPr>
        <w:t>系统</w:t>
      </w:r>
      <w:r w:rsidRPr="00F826CC">
        <w:rPr>
          <w:rFonts w:hint="eastAsia"/>
        </w:rPr>
        <w:t>（</w:t>
      </w:r>
      <w:r w:rsidRPr="00F826CC">
        <w:rPr>
          <w:rFonts w:hint="eastAsia"/>
        </w:rPr>
        <w:t>smart home, home automation</w:t>
      </w:r>
      <w:r w:rsidRPr="00F826CC">
        <w:rPr>
          <w:rFonts w:hint="eastAsia"/>
        </w:rPr>
        <w:t>）是以住宅为平台，利用综合布线技术、网络通信技术、</w:t>
      </w:r>
      <w:r w:rsidRPr="00F826CC">
        <w:rPr>
          <w:rFonts w:hint="eastAsia"/>
        </w:rPr>
        <w:t xml:space="preserve"> </w:t>
      </w:r>
      <w:r w:rsidRPr="00F826CC">
        <w:rPr>
          <w:rFonts w:hint="eastAsia"/>
        </w:rPr>
        <w:t>安全防范技术、自动控制技术、音视频技术将家居生活有关的设施集成，构建高效的住宅设施与家庭日程事务的管理系统，提升家居安全性、便利性、舒适性、艺术性，并实现环保节能的居住环境。</w:t>
      </w:r>
    </w:p>
    <w:p w14:paraId="18CC51A9" w14:textId="77777777" w:rsidR="00F826CC" w:rsidRDefault="00F826CC" w:rsidP="00063DFE">
      <w:r>
        <w:rPr>
          <w:rFonts w:hint="eastAsia"/>
        </w:rPr>
        <w:t>目前我们仅仅使用简单的传感器和有线电路进行实现基本功能，也就是通过一个控制主机（集中控制器）</w:t>
      </w:r>
      <w:r w:rsidR="00063DFE">
        <w:rPr>
          <w:rFonts w:hint="eastAsia"/>
        </w:rPr>
        <w:t>来监控，但是未来还可以有很多其他的具体的应用，比如：</w:t>
      </w:r>
      <w:r>
        <w:rPr>
          <w:rFonts w:hint="eastAsia"/>
        </w:rPr>
        <w:t>智能照明系统。</w:t>
      </w:r>
      <w:r>
        <w:rPr>
          <w:rFonts w:hint="eastAsia"/>
        </w:rPr>
        <w:t>Intelligent Lighting System</w:t>
      </w:r>
      <w:r>
        <w:rPr>
          <w:rFonts w:hint="eastAsia"/>
        </w:rPr>
        <w:t>（</w:t>
      </w:r>
      <w:r>
        <w:rPr>
          <w:rFonts w:hint="eastAsia"/>
        </w:rPr>
        <w:t>ILS</w:t>
      </w:r>
      <w:r>
        <w:rPr>
          <w:rFonts w:hint="eastAsia"/>
        </w:rPr>
        <w:t>）</w:t>
      </w:r>
      <w:r w:rsidR="00063DFE">
        <w:rPr>
          <w:rFonts w:hint="eastAsia"/>
        </w:rPr>
        <w:t>，</w:t>
      </w:r>
      <w:r>
        <w:rPr>
          <w:rFonts w:hint="eastAsia"/>
        </w:rPr>
        <w:t>电器控制系统</w:t>
      </w:r>
      <w:r>
        <w:rPr>
          <w:rFonts w:hint="eastAsia"/>
        </w:rPr>
        <w:t>Electrical Apparatus Control System</w:t>
      </w:r>
      <w:r>
        <w:rPr>
          <w:rFonts w:hint="eastAsia"/>
        </w:rPr>
        <w:t>（</w:t>
      </w:r>
      <w:r>
        <w:rPr>
          <w:rFonts w:hint="eastAsia"/>
        </w:rPr>
        <w:t>EACS</w:t>
      </w:r>
      <w:r>
        <w:rPr>
          <w:rFonts w:hint="eastAsia"/>
        </w:rPr>
        <w:t>）</w:t>
      </w:r>
      <w:r w:rsidR="00063DFE">
        <w:rPr>
          <w:rFonts w:hint="eastAsia"/>
        </w:rPr>
        <w:t>，</w:t>
      </w:r>
      <w:r>
        <w:rPr>
          <w:rFonts w:hint="eastAsia"/>
        </w:rPr>
        <w:t>家庭背景音乐</w:t>
      </w:r>
      <w:r>
        <w:rPr>
          <w:rFonts w:hint="eastAsia"/>
        </w:rPr>
        <w:t>Whole Home Audio</w:t>
      </w:r>
      <w:r>
        <w:rPr>
          <w:rFonts w:hint="eastAsia"/>
        </w:rPr>
        <w:t>（</w:t>
      </w:r>
      <w:r>
        <w:rPr>
          <w:rFonts w:hint="eastAsia"/>
        </w:rPr>
        <w:t>WHA</w:t>
      </w:r>
      <w:r>
        <w:rPr>
          <w:rFonts w:hint="eastAsia"/>
        </w:rPr>
        <w:t>）</w:t>
      </w:r>
      <w:r w:rsidR="00063DFE">
        <w:rPr>
          <w:rFonts w:hint="eastAsia"/>
        </w:rPr>
        <w:t>，</w:t>
      </w:r>
      <w:r>
        <w:rPr>
          <w:rFonts w:hint="eastAsia"/>
        </w:rPr>
        <w:t>智能遮阳（电动窗帘）</w:t>
      </w:r>
      <w:r>
        <w:rPr>
          <w:rFonts w:hint="eastAsia"/>
        </w:rPr>
        <w:t xml:space="preserve">Intelligent </w:t>
      </w:r>
      <w:proofErr w:type="spellStart"/>
      <w:r>
        <w:rPr>
          <w:rFonts w:hint="eastAsia"/>
        </w:rPr>
        <w:t>Sunshading</w:t>
      </w:r>
      <w:proofErr w:type="spellEnd"/>
      <w:r>
        <w:rPr>
          <w:rFonts w:hint="eastAsia"/>
        </w:rPr>
        <w:t xml:space="preserve"> System/Electric Curtain</w:t>
      </w:r>
      <w:r w:rsidR="00063DFE">
        <w:rPr>
          <w:rFonts w:hint="eastAsia"/>
        </w:rPr>
        <w:t>等等非常实用的更多拓展功能。</w:t>
      </w:r>
    </w:p>
    <w:p w14:paraId="71658866" w14:textId="77777777" w:rsidR="00063DFE" w:rsidRDefault="00063DFE" w:rsidP="004526D1">
      <w:r>
        <w:rPr>
          <w:rFonts w:hint="eastAsia"/>
        </w:rPr>
        <w:t>此外，还可以将有线</w:t>
      </w:r>
      <w:r>
        <w:rPr>
          <w:rFonts w:hint="eastAsia"/>
        </w:rPr>
        <w:t>T</w:t>
      </w:r>
      <w:r>
        <w:t>CP-BUS</w:t>
      </w:r>
      <w:r>
        <w:rPr>
          <w:rFonts w:hint="eastAsia"/>
        </w:rPr>
        <w:t>传输的这种模式，改成无线传输，能更加符合智能家居的需求，也是未来成长的方向，</w:t>
      </w:r>
      <w:r w:rsidR="004526D1">
        <w:rPr>
          <w:rFonts w:hint="eastAsia"/>
        </w:rPr>
        <w:t>无线技术的出现满足了人们对自由的向往，经考察，从最普遍的</w:t>
      </w:r>
      <w:r w:rsidR="004526D1">
        <w:rPr>
          <w:rFonts w:hint="eastAsia"/>
        </w:rPr>
        <w:t>RF433/315MHz</w:t>
      </w:r>
      <w:r w:rsidR="004526D1">
        <w:rPr>
          <w:rFonts w:hint="eastAsia"/>
        </w:rPr>
        <w:t>等点对点技术开始技术人员就试图寻找一个稳定且廉价的无线智能家居技术方案，原本智能家居系统最为重视的是稳定性、灵活性与安全性，</w:t>
      </w:r>
      <w:r w:rsidR="004526D1">
        <w:rPr>
          <w:rFonts w:hint="eastAsia"/>
        </w:rPr>
        <w:t xml:space="preserve"> Zigbee</w:t>
      </w:r>
      <w:r w:rsidR="004526D1">
        <w:rPr>
          <w:rFonts w:hint="eastAsia"/>
        </w:rPr>
        <w:t>应运而生，蓝牙</w:t>
      </w:r>
      <w:r w:rsidR="004526D1">
        <w:rPr>
          <w:rFonts w:hint="eastAsia"/>
        </w:rPr>
        <w:t>(Bluetooth)</w:t>
      </w:r>
      <w:r w:rsidR="004526D1">
        <w:rPr>
          <w:rFonts w:hint="eastAsia"/>
        </w:rPr>
        <w:t>也在有主动靠近智能家居行业的举动；而当下，</w:t>
      </w:r>
      <w:proofErr w:type="spellStart"/>
      <w:r w:rsidR="004526D1">
        <w:rPr>
          <w:rFonts w:hint="eastAsia"/>
        </w:rPr>
        <w:t>WiFi</w:t>
      </w:r>
      <w:proofErr w:type="spellEnd"/>
      <w:r w:rsidR="004526D1">
        <w:rPr>
          <w:rFonts w:hint="eastAsia"/>
        </w:rPr>
        <w:t>作为低成本、最易与互联网连接的智能家居技术解决方案也广受欢迎。</w:t>
      </w:r>
    </w:p>
    <w:p w14:paraId="5F2EA03F" w14:textId="77777777" w:rsidR="00751110" w:rsidRDefault="00751110" w:rsidP="00751110">
      <w:pPr>
        <w:keepNext w:val="0"/>
        <w:shd w:val="clear" w:color="auto" w:fill="FFFFFF"/>
        <w:spacing w:line="360" w:lineRule="atLeast"/>
        <w:ind w:firstLine="480"/>
        <w:jc w:val="left"/>
      </w:pPr>
      <w:r>
        <w:rPr>
          <w:rFonts w:hint="eastAsia"/>
        </w:rPr>
        <w:t>此外，</w:t>
      </w:r>
      <w:r w:rsidRPr="00751110">
        <w:rPr>
          <w:rFonts w:ascii="Arial" w:hAnsi="Arial" w:cs="Arial"/>
          <w:color w:val="333333"/>
          <w:szCs w:val="21"/>
        </w:rPr>
        <w:t>智</w:t>
      </w:r>
      <w:r>
        <w:rPr>
          <w:rFonts w:ascii="Arial" w:hAnsi="Arial" w:cs="Arial" w:hint="eastAsia"/>
          <w:color w:val="333333"/>
          <w:szCs w:val="21"/>
        </w:rPr>
        <w:t>能</w:t>
      </w:r>
      <w:r w:rsidRPr="00751110">
        <w:rPr>
          <w:rFonts w:ascii="Arial" w:hAnsi="Arial" w:cs="Arial"/>
          <w:color w:val="333333"/>
          <w:szCs w:val="21"/>
        </w:rPr>
        <w:t>家居</w:t>
      </w:r>
      <w:r>
        <w:rPr>
          <w:rFonts w:ascii="Arial" w:hAnsi="Arial" w:cs="Arial" w:hint="eastAsia"/>
          <w:color w:val="333333"/>
          <w:szCs w:val="21"/>
        </w:rPr>
        <w:t>也</w:t>
      </w:r>
      <w:r w:rsidRPr="00751110">
        <w:rPr>
          <w:rFonts w:ascii="Arial" w:hAnsi="Arial" w:cs="Arial"/>
          <w:color w:val="333333"/>
          <w:szCs w:val="21"/>
        </w:rPr>
        <w:t>是今后家居领域发展的必然趋势，虽然市场推广才刚刚开始，但行业的竞争已经很激烈，光是宁波就有不下</w:t>
      </w:r>
      <w:r w:rsidRPr="00751110">
        <w:rPr>
          <w:rFonts w:ascii="Arial" w:hAnsi="Arial" w:cs="Arial"/>
          <w:color w:val="333333"/>
          <w:szCs w:val="21"/>
        </w:rPr>
        <w:t>5</w:t>
      </w:r>
      <w:r w:rsidRPr="00751110">
        <w:rPr>
          <w:rFonts w:ascii="Arial" w:hAnsi="Arial" w:cs="Arial"/>
          <w:color w:val="333333"/>
          <w:szCs w:val="21"/>
        </w:rPr>
        <w:t>家企业专门从事这方面开发。</w:t>
      </w:r>
      <w:r w:rsidRPr="00751110">
        <w:rPr>
          <w:rFonts w:hint="eastAsia"/>
        </w:rPr>
        <w:t>智能家居最初的发展主要以灯光遥控控制、电器远程控制和电动窗帘控制为主，随着行业的发展，智能控制的功能越来越多，控制的对象不断扩展，控制的联动场景要求更高，其不断延伸到家庭安防报警、背景音乐、可视对讲、门禁指纹控制等领域，可以说智能家居几乎可以涵盖所有传统的弱电行业，市场发展前景诱人</w:t>
      </w:r>
      <w:r>
        <w:rPr>
          <w:rFonts w:hint="eastAsia"/>
        </w:rPr>
        <w:t>。</w:t>
      </w:r>
    </w:p>
    <w:p w14:paraId="1AC68002" w14:textId="77777777" w:rsidR="00751110" w:rsidRPr="00751110" w:rsidRDefault="00751110" w:rsidP="00751110">
      <w:pPr>
        <w:keepNext w:val="0"/>
        <w:shd w:val="clear" w:color="auto" w:fill="FFFFFF"/>
        <w:spacing w:line="360" w:lineRule="atLeast"/>
        <w:ind w:firstLine="480"/>
        <w:jc w:val="left"/>
        <w:rPr>
          <w:rFonts w:ascii="Arial" w:hAnsi="Arial" w:cs="Arial"/>
          <w:color w:val="333333"/>
          <w:szCs w:val="21"/>
        </w:rPr>
      </w:pPr>
      <w:r w:rsidRPr="00751110">
        <w:rPr>
          <w:rFonts w:ascii="Arial" w:hAnsi="Arial" w:cs="Arial"/>
          <w:color w:val="333333"/>
          <w:szCs w:val="21"/>
        </w:rPr>
        <w:t xml:space="preserve"> </w:t>
      </w:r>
    </w:p>
    <w:p w14:paraId="4C298E83" w14:textId="77777777" w:rsidR="00751110" w:rsidRPr="00751110" w:rsidRDefault="00751110" w:rsidP="004526D1"/>
    <w:p w14:paraId="714D23DC" w14:textId="77777777" w:rsidR="0029167B" w:rsidRPr="0077432E" w:rsidRDefault="0029167B" w:rsidP="0077432E">
      <w:pPr>
        <w:pStyle w:val="1"/>
      </w:pPr>
      <w:bookmarkStart w:id="734" w:name="_Toc530340575"/>
      <w:r w:rsidRPr="0077432E">
        <w:rPr>
          <w:rFonts w:hint="eastAsia"/>
        </w:rPr>
        <w:lastRenderedPageBreak/>
        <w:t>致谢</w:t>
      </w:r>
      <w:bookmarkEnd w:id="734"/>
    </w:p>
    <w:p w14:paraId="37659AD2" w14:textId="77777777" w:rsidR="0065224D" w:rsidRDefault="0065224D" w:rsidP="0029167B">
      <w:pPr>
        <w:rPr>
          <w:color w:val="000000" w:themeColor="text1"/>
        </w:rPr>
      </w:pPr>
      <w:r w:rsidRPr="00A11C0E">
        <w:rPr>
          <w:rFonts w:hint="eastAsia"/>
          <w:color w:val="000000" w:themeColor="text1"/>
        </w:rPr>
        <w:t>感谢</w:t>
      </w:r>
      <w:r w:rsidR="000653EB">
        <w:rPr>
          <w:rFonts w:hint="eastAsia"/>
          <w:color w:val="000000" w:themeColor="text1"/>
        </w:rPr>
        <w:t>（孙老师，梁老师）</w:t>
      </w:r>
      <w:r w:rsidR="000A1BE3">
        <w:rPr>
          <w:rFonts w:hint="eastAsia"/>
          <w:color w:val="000000" w:themeColor="text1"/>
        </w:rPr>
        <w:t>老师</w:t>
      </w:r>
      <w:r w:rsidRPr="00A11C0E">
        <w:rPr>
          <w:rFonts w:hint="eastAsia"/>
          <w:color w:val="000000" w:themeColor="text1"/>
        </w:rPr>
        <w:t>的悉心指导，</w:t>
      </w:r>
      <w:r w:rsidR="00A11C0E">
        <w:rPr>
          <w:rFonts w:hint="eastAsia"/>
          <w:color w:val="000000" w:themeColor="text1"/>
        </w:rPr>
        <w:t>老师</w:t>
      </w:r>
      <w:r w:rsidRPr="00A11C0E">
        <w:rPr>
          <w:rFonts w:hint="eastAsia"/>
          <w:color w:val="000000" w:themeColor="text1"/>
        </w:rPr>
        <w:t>严谨的工作作风、深厚的</w:t>
      </w:r>
      <w:r w:rsidR="003D0ABE">
        <w:rPr>
          <w:rFonts w:hint="eastAsia"/>
          <w:color w:val="000000" w:themeColor="text1"/>
        </w:rPr>
        <w:t>工程能力</w:t>
      </w:r>
      <w:r w:rsidRPr="00A11C0E">
        <w:rPr>
          <w:rFonts w:hint="eastAsia"/>
          <w:color w:val="000000" w:themeColor="text1"/>
        </w:rPr>
        <w:t>是</w:t>
      </w:r>
      <w:r w:rsidR="00A11C0E">
        <w:rPr>
          <w:rFonts w:hint="eastAsia"/>
          <w:color w:val="000000" w:themeColor="text1"/>
        </w:rPr>
        <w:t>我们小组</w:t>
      </w:r>
      <w:r w:rsidRPr="00A11C0E">
        <w:rPr>
          <w:rFonts w:hint="eastAsia"/>
          <w:color w:val="000000" w:themeColor="text1"/>
        </w:rPr>
        <w:t>能够顺利完成的</w:t>
      </w:r>
      <w:r w:rsidR="00A11C0E">
        <w:rPr>
          <w:rFonts w:hint="eastAsia"/>
          <w:color w:val="000000" w:themeColor="text1"/>
        </w:rPr>
        <w:t>本项目的</w:t>
      </w:r>
      <w:r w:rsidRPr="00A11C0E">
        <w:rPr>
          <w:rFonts w:hint="eastAsia"/>
          <w:color w:val="000000" w:themeColor="text1"/>
        </w:rPr>
        <w:t>坚强后盾。</w:t>
      </w:r>
      <w:r w:rsidR="00A11C0E">
        <w:rPr>
          <w:rFonts w:hint="eastAsia"/>
          <w:color w:val="000000" w:themeColor="text1"/>
        </w:rPr>
        <w:t>课堂生动有趣，在我们遇到问题时，老师的帮助</w:t>
      </w:r>
      <w:r w:rsidRPr="00A11C0E">
        <w:rPr>
          <w:rFonts w:hint="eastAsia"/>
          <w:color w:val="000000" w:themeColor="text1"/>
        </w:rPr>
        <w:t>使我</w:t>
      </w:r>
      <w:r w:rsidR="00A11C0E">
        <w:rPr>
          <w:rFonts w:hint="eastAsia"/>
          <w:color w:val="000000" w:themeColor="text1"/>
        </w:rPr>
        <w:t>们</w:t>
      </w:r>
      <w:r w:rsidRPr="00A11C0E">
        <w:rPr>
          <w:rFonts w:hint="eastAsia"/>
          <w:color w:val="000000" w:themeColor="text1"/>
        </w:rPr>
        <w:t>能够在挫折面前重拾信心，</w:t>
      </w:r>
      <w:r w:rsidR="00A11C0E">
        <w:rPr>
          <w:rFonts w:hint="eastAsia"/>
          <w:color w:val="000000" w:themeColor="text1"/>
        </w:rPr>
        <w:t>当我们取得突破性进展时，老师也会给予我们鼓励和赞赏，很幸运与本次课程的老师相识，也希望后续的工科创课程可以继续和老师同行，收获更多。</w:t>
      </w:r>
      <w:r w:rsidR="00A11C0E" w:rsidRPr="00A11C0E">
        <w:rPr>
          <w:rFonts w:hint="eastAsia"/>
          <w:color w:val="000000" w:themeColor="text1"/>
        </w:rPr>
        <w:t xml:space="preserve"> </w:t>
      </w:r>
    </w:p>
    <w:p w14:paraId="4FF13358" w14:textId="77777777" w:rsidR="00A11C0E" w:rsidRPr="00A11C0E" w:rsidRDefault="00A11C0E" w:rsidP="0029167B">
      <w:pPr>
        <w:rPr>
          <w:color w:val="000000" w:themeColor="text1"/>
        </w:rPr>
      </w:pPr>
      <w:r>
        <w:rPr>
          <w:rFonts w:hint="eastAsia"/>
          <w:color w:val="000000" w:themeColor="text1"/>
        </w:rPr>
        <w:t>感谢两位助教的一路陪伴，在我们遇到小问题尤其是关于设备的问题时，总可以帮我们及时解决，也是助教的时刻提醒让我们避免了很多错误，每次课堂，都有助教的参与，我们都觉得很感动，助教认真负责，也让我们同样觉得幸运与之相识！而且，助教学姐学长颜值超高，才华横溢！</w:t>
      </w:r>
    </w:p>
    <w:p w14:paraId="734B94A0" w14:textId="77777777" w:rsidR="0029167B" w:rsidRDefault="00A11C0E" w:rsidP="0029167B">
      <w:pPr>
        <w:rPr>
          <w:rFonts w:ascii="Arial" w:hAnsi="Arial" w:cs="Arial"/>
          <w:color w:val="333333"/>
          <w:shd w:val="clear" w:color="auto" w:fill="FFFFFF"/>
        </w:rPr>
      </w:pPr>
      <w:r>
        <w:rPr>
          <w:rFonts w:ascii="Arial" w:hAnsi="Arial" w:cs="Arial" w:hint="eastAsia"/>
          <w:color w:val="333333"/>
          <w:shd w:val="clear" w:color="auto" w:fill="FFFFFF"/>
        </w:rPr>
        <w:t>感谢</w:t>
      </w:r>
      <w:r>
        <w:rPr>
          <w:rFonts w:ascii="Arial" w:hAnsi="Arial" w:cs="Arial"/>
          <w:color w:val="333333"/>
          <w:shd w:val="clear" w:color="auto" w:fill="FFFFFF"/>
        </w:rPr>
        <w:t>施耐德电气为</w:t>
      </w:r>
      <w:r>
        <w:rPr>
          <w:rFonts w:ascii="Arial" w:hAnsi="Arial" w:cs="Arial" w:hint="eastAsia"/>
          <w:color w:val="333333"/>
          <w:shd w:val="clear" w:color="auto" w:fill="FFFFFF"/>
        </w:rPr>
        <w:t>我们</w:t>
      </w:r>
      <w:r>
        <w:rPr>
          <w:rFonts w:ascii="Arial" w:hAnsi="Arial" w:cs="Arial"/>
          <w:color w:val="333333"/>
          <w:shd w:val="clear" w:color="auto" w:fill="FFFFFF"/>
        </w:rPr>
        <w:t>提供电源、自动化控制</w:t>
      </w:r>
      <w:r>
        <w:rPr>
          <w:rFonts w:ascii="Arial" w:hAnsi="Arial" w:cs="Arial" w:hint="eastAsia"/>
          <w:color w:val="333333"/>
          <w:shd w:val="clear" w:color="auto" w:fill="FFFFFF"/>
        </w:rPr>
        <w:t>的基础实验平台。</w:t>
      </w:r>
    </w:p>
    <w:p w14:paraId="3591C047" w14:textId="77777777" w:rsidR="000A1BE3" w:rsidRPr="0029167B" w:rsidRDefault="00A11C0E" w:rsidP="000A1BE3">
      <w:r>
        <w:rPr>
          <w:rFonts w:hint="eastAsia"/>
        </w:rPr>
        <w:t>感谢</w:t>
      </w:r>
      <w:r>
        <w:t>Sick</w:t>
      </w:r>
      <w:r>
        <w:rPr>
          <w:rFonts w:hint="eastAsia"/>
        </w:rPr>
        <w:t>中国为我们提供传感器</w:t>
      </w:r>
      <w:r w:rsidR="000A1BE3">
        <w:rPr>
          <w:rFonts w:hint="eastAsia"/>
        </w:rPr>
        <w:t>以及相关的技术支持！</w:t>
      </w:r>
    </w:p>
    <w:p w14:paraId="338A2AE7" w14:textId="77777777" w:rsidR="00D47860" w:rsidRPr="0077432E" w:rsidRDefault="00D47860" w:rsidP="0077432E">
      <w:pPr>
        <w:pStyle w:val="1"/>
      </w:pPr>
      <w:bookmarkStart w:id="735" w:name="_Toc530340576"/>
      <w:r w:rsidRPr="0077432E">
        <w:rPr>
          <w:rFonts w:hint="eastAsia"/>
        </w:rPr>
        <w:lastRenderedPageBreak/>
        <w:t>参考资料</w:t>
      </w:r>
      <w:bookmarkEnd w:id="735"/>
    </w:p>
    <w:p w14:paraId="569CA1DB" w14:textId="77777777" w:rsidR="00821D1B" w:rsidRDefault="003B6840" w:rsidP="00D340CC">
      <w:pPr>
        <w:wordWrap w:val="0"/>
        <w:ind w:firstLine="0"/>
        <w:rPr>
          <w:color w:val="000000"/>
        </w:rPr>
      </w:pPr>
      <w:r w:rsidRPr="00C44958">
        <w:rPr>
          <w:rFonts w:hint="eastAsia"/>
          <w:color w:val="000000"/>
        </w:rPr>
        <w:t xml:space="preserve"> </w:t>
      </w:r>
      <w:r w:rsidR="00D340CC" w:rsidRPr="00C44958">
        <w:rPr>
          <w:rFonts w:hint="eastAsia"/>
          <w:color w:val="000000"/>
        </w:rPr>
        <w:t xml:space="preserve">[1] </w:t>
      </w:r>
      <w:proofErr w:type="spellStart"/>
      <w:r w:rsidR="00821D1B">
        <w:rPr>
          <w:color w:val="000000"/>
        </w:rPr>
        <w:t>Alynda</w:t>
      </w:r>
      <w:proofErr w:type="spellEnd"/>
      <w:r w:rsidR="00821D1B">
        <w:rPr>
          <w:color w:val="000000"/>
        </w:rPr>
        <w:t xml:space="preserve"> B</w:t>
      </w:r>
      <w:r w:rsidR="00821D1B">
        <w:rPr>
          <w:rFonts w:hint="eastAsia"/>
          <w:color w:val="000000"/>
        </w:rPr>
        <w:t>rown</w:t>
      </w:r>
      <w:r w:rsidR="00821D1B">
        <w:rPr>
          <w:color w:val="000000"/>
        </w:rPr>
        <w:t xml:space="preserve">, Graeme Sutton, Anthony Wong, Ken Holder. </w:t>
      </w:r>
      <w:proofErr w:type="spellStart"/>
      <w:r w:rsidR="00821D1B">
        <w:rPr>
          <w:color w:val="000000"/>
        </w:rPr>
        <w:t>Vijeo</w:t>
      </w:r>
      <w:proofErr w:type="spellEnd"/>
      <w:r w:rsidR="00821D1B">
        <w:rPr>
          <w:color w:val="000000"/>
        </w:rPr>
        <w:t xml:space="preserve"> </w:t>
      </w:r>
      <w:proofErr w:type="spellStart"/>
      <w:r w:rsidR="00821D1B">
        <w:rPr>
          <w:color w:val="000000"/>
        </w:rPr>
        <w:t>Citect</w:t>
      </w:r>
      <w:proofErr w:type="spellEnd"/>
      <w:r w:rsidR="00821D1B">
        <w:rPr>
          <w:color w:val="000000"/>
        </w:rPr>
        <w:t xml:space="preserve"> </w:t>
      </w:r>
      <w:r w:rsidR="00821D1B">
        <w:rPr>
          <w:rFonts w:hint="eastAsia"/>
          <w:color w:val="000000"/>
        </w:rPr>
        <w:t>高级配置理念手册</w:t>
      </w:r>
      <w:r w:rsidR="00821D1B">
        <w:rPr>
          <w:rFonts w:hint="eastAsia"/>
          <w:color w:val="000000"/>
        </w:rPr>
        <w:t>.</w:t>
      </w:r>
      <w:r w:rsidR="00821D1B">
        <w:rPr>
          <w:color w:val="000000"/>
        </w:rPr>
        <w:t xml:space="preserve"> </w:t>
      </w:r>
      <w:proofErr w:type="spellStart"/>
      <w:r w:rsidR="00821D1B">
        <w:rPr>
          <w:color w:val="000000"/>
        </w:rPr>
        <w:t>Citecy</w:t>
      </w:r>
      <w:proofErr w:type="spellEnd"/>
      <w:r w:rsidR="00821D1B">
        <w:rPr>
          <w:color w:val="000000"/>
        </w:rPr>
        <w:t xml:space="preserve"> Pty. Ltd. 2008-09;</w:t>
      </w:r>
    </w:p>
    <w:p w14:paraId="51FA2267" w14:textId="77777777" w:rsidR="00D340CC" w:rsidRPr="00C44958" w:rsidRDefault="00821D1B" w:rsidP="00D340CC">
      <w:pPr>
        <w:wordWrap w:val="0"/>
        <w:ind w:firstLine="0"/>
        <w:rPr>
          <w:color w:val="000000"/>
        </w:rPr>
      </w:pPr>
      <w:r w:rsidRPr="00C44958">
        <w:rPr>
          <w:color w:val="000000"/>
        </w:rPr>
        <w:t xml:space="preserve"> </w:t>
      </w:r>
      <w:r w:rsidR="00D340CC" w:rsidRPr="00C44958">
        <w:rPr>
          <w:color w:val="000000"/>
        </w:rPr>
        <w:t>[</w:t>
      </w:r>
      <w:r w:rsidR="00D340CC" w:rsidRPr="00C44958">
        <w:rPr>
          <w:rFonts w:hint="eastAsia"/>
          <w:color w:val="000000"/>
        </w:rPr>
        <w:t xml:space="preserve">2] </w:t>
      </w:r>
      <w:proofErr w:type="spellStart"/>
      <w:r>
        <w:rPr>
          <w:color w:val="000000"/>
        </w:rPr>
        <w:t>Alynda</w:t>
      </w:r>
      <w:proofErr w:type="spellEnd"/>
      <w:r>
        <w:rPr>
          <w:color w:val="000000"/>
        </w:rPr>
        <w:t xml:space="preserve"> B</w:t>
      </w:r>
      <w:r>
        <w:rPr>
          <w:rFonts w:hint="eastAsia"/>
          <w:color w:val="000000"/>
        </w:rPr>
        <w:t>rown</w:t>
      </w:r>
      <w:r>
        <w:rPr>
          <w:color w:val="000000"/>
        </w:rPr>
        <w:t xml:space="preserve">, Graeme Sutton, Anthony Wong, Ken Holder. </w:t>
      </w:r>
      <w:proofErr w:type="spellStart"/>
      <w:r>
        <w:rPr>
          <w:color w:val="000000"/>
        </w:rPr>
        <w:t>Vijeo</w:t>
      </w:r>
      <w:proofErr w:type="spellEnd"/>
      <w:r>
        <w:rPr>
          <w:color w:val="000000"/>
        </w:rPr>
        <w:t xml:space="preserve"> </w:t>
      </w:r>
      <w:proofErr w:type="spellStart"/>
      <w:r>
        <w:rPr>
          <w:color w:val="000000"/>
        </w:rPr>
        <w:t>Citect</w:t>
      </w:r>
      <w:proofErr w:type="spellEnd"/>
      <w:r>
        <w:rPr>
          <w:color w:val="000000"/>
        </w:rPr>
        <w:t xml:space="preserve"> </w:t>
      </w:r>
      <w:r>
        <w:rPr>
          <w:rFonts w:hint="eastAsia"/>
          <w:color w:val="000000"/>
        </w:rPr>
        <w:t>用户指南</w:t>
      </w:r>
      <w:r>
        <w:rPr>
          <w:rFonts w:hint="eastAsia"/>
          <w:color w:val="000000"/>
        </w:rPr>
        <w:t>.</w:t>
      </w:r>
      <w:r>
        <w:rPr>
          <w:color w:val="000000"/>
        </w:rPr>
        <w:t xml:space="preserve"> </w:t>
      </w:r>
      <w:proofErr w:type="spellStart"/>
      <w:r>
        <w:rPr>
          <w:color w:val="000000"/>
        </w:rPr>
        <w:t>Citecy</w:t>
      </w:r>
      <w:proofErr w:type="spellEnd"/>
      <w:r>
        <w:rPr>
          <w:color w:val="000000"/>
        </w:rPr>
        <w:t xml:space="preserve"> Pty. Ltd. 2008-09;</w:t>
      </w:r>
    </w:p>
    <w:p w14:paraId="0406AD14" w14:textId="77777777" w:rsidR="00D47860" w:rsidRDefault="00FF25C7" w:rsidP="00FF25C7">
      <w:pPr>
        <w:wordWrap w:val="0"/>
        <w:ind w:firstLine="0"/>
        <w:rPr>
          <w:color w:val="000000"/>
        </w:rPr>
      </w:pPr>
      <w:r w:rsidRPr="0029167B">
        <w:rPr>
          <w:rFonts w:hint="eastAsia"/>
          <w:color w:val="000000"/>
        </w:rPr>
        <w:t xml:space="preserve"> </w:t>
      </w:r>
      <w:r w:rsidR="00D340CC" w:rsidRPr="0029167B">
        <w:rPr>
          <w:rFonts w:hint="eastAsia"/>
          <w:color w:val="000000"/>
        </w:rPr>
        <w:t>[</w:t>
      </w:r>
      <w:r>
        <w:rPr>
          <w:rFonts w:hint="eastAsia"/>
          <w:color w:val="000000"/>
        </w:rPr>
        <w:t>3</w:t>
      </w:r>
      <w:r w:rsidR="00D340CC" w:rsidRPr="0029167B">
        <w:rPr>
          <w:rFonts w:hint="eastAsia"/>
          <w:color w:val="000000"/>
        </w:rPr>
        <w:t xml:space="preserve">] </w:t>
      </w:r>
      <w:r w:rsidR="00CB7A21">
        <w:rPr>
          <w:rFonts w:hint="eastAsia"/>
          <w:color w:val="000000"/>
        </w:rPr>
        <w:t>上海交大电</w:t>
      </w:r>
      <w:r w:rsidR="00EA4DA5">
        <w:rPr>
          <w:rFonts w:hint="eastAsia"/>
          <w:color w:val="000000"/>
        </w:rPr>
        <w:t>气</w:t>
      </w:r>
      <w:r w:rsidR="00CB7A21">
        <w:rPr>
          <w:rFonts w:hint="eastAsia"/>
          <w:color w:val="000000"/>
        </w:rPr>
        <w:t>工程系</w:t>
      </w:r>
      <w:r w:rsidR="00CB7A21">
        <w:rPr>
          <w:rFonts w:hint="eastAsia"/>
          <w:color w:val="000000"/>
        </w:rPr>
        <w:t xml:space="preserve">. </w:t>
      </w:r>
      <w:r w:rsidR="00CB7A21">
        <w:rPr>
          <w:rFonts w:hint="eastAsia"/>
          <w:color w:val="000000"/>
        </w:rPr>
        <w:t>工程实践与科技创新</w:t>
      </w:r>
      <w:r w:rsidR="00EA4DA5">
        <w:rPr>
          <w:color w:val="000000"/>
        </w:rPr>
        <w:t>IIIB</w:t>
      </w:r>
      <w:r w:rsidR="00CB7A21">
        <w:rPr>
          <w:rFonts w:hint="eastAsia"/>
          <w:color w:val="000000"/>
        </w:rPr>
        <w:t>讲义</w:t>
      </w:r>
      <w:r w:rsidR="00CB7A21">
        <w:rPr>
          <w:rFonts w:hint="eastAsia"/>
          <w:color w:val="000000"/>
        </w:rPr>
        <w:t>[EB/OL].</w:t>
      </w:r>
      <w:r w:rsidR="00EA4DA5">
        <w:rPr>
          <w:color w:val="000000"/>
        </w:rPr>
        <w:t>http://eeilab.sjtu.edu.cn</w:t>
      </w:r>
    </w:p>
    <w:p w14:paraId="0F2A7BB6" w14:textId="77777777" w:rsidR="00B85EE6" w:rsidRPr="00B85EE6" w:rsidRDefault="00B85EE6" w:rsidP="00B85EE6">
      <w:pPr>
        <w:wordWrap w:val="0"/>
        <w:ind w:firstLine="0"/>
        <w:rPr>
          <w:color w:val="000000"/>
        </w:rPr>
      </w:pPr>
      <w:r w:rsidRPr="00B85EE6">
        <w:rPr>
          <w:rFonts w:hint="eastAsia"/>
          <w:color w:val="000000"/>
        </w:rPr>
        <w:t>[</w:t>
      </w:r>
      <w:r>
        <w:rPr>
          <w:rFonts w:hint="eastAsia"/>
          <w:color w:val="000000"/>
        </w:rPr>
        <w:t>4</w:t>
      </w:r>
      <w:r w:rsidRPr="00B85EE6">
        <w:rPr>
          <w:rFonts w:hint="eastAsia"/>
          <w:color w:val="000000"/>
        </w:rPr>
        <w:t>]</w:t>
      </w:r>
      <w:r>
        <w:rPr>
          <w:color w:val="000000"/>
        </w:rPr>
        <w:t xml:space="preserve"> </w:t>
      </w:r>
      <w:r w:rsidRPr="00B85EE6">
        <w:rPr>
          <w:rFonts w:hint="eastAsia"/>
          <w:color w:val="000000"/>
        </w:rPr>
        <w:t>顾茜月</w:t>
      </w:r>
      <w:r w:rsidRPr="00B85EE6">
        <w:rPr>
          <w:rFonts w:hint="eastAsia"/>
          <w:color w:val="000000"/>
        </w:rPr>
        <w:t>,</w:t>
      </w:r>
      <w:r w:rsidRPr="00B85EE6">
        <w:rPr>
          <w:rFonts w:hint="eastAsia"/>
          <w:color w:val="000000"/>
        </w:rPr>
        <w:t>王桢凡</w:t>
      </w:r>
      <w:r w:rsidRPr="00B85EE6">
        <w:rPr>
          <w:rFonts w:hint="eastAsia"/>
          <w:color w:val="000000"/>
        </w:rPr>
        <w:t>,</w:t>
      </w:r>
      <w:r w:rsidRPr="00B85EE6">
        <w:rPr>
          <w:rFonts w:hint="eastAsia"/>
          <w:color w:val="000000"/>
        </w:rPr>
        <w:t>曹莹</w:t>
      </w:r>
      <w:r w:rsidRPr="00B85EE6">
        <w:rPr>
          <w:rFonts w:hint="eastAsia"/>
          <w:color w:val="000000"/>
        </w:rPr>
        <w:t>,</w:t>
      </w:r>
      <w:r w:rsidRPr="00B85EE6">
        <w:rPr>
          <w:rFonts w:hint="eastAsia"/>
          <w:color w:val="000000"/>
        </w:rPr>
        <w:t>戎杰</w:t>
      </w:r>
      <w:r w:rsidRPr="00B85EE6">
        <w:rPr>
          <w:rFonts w:hint="eastAsia"/>
          <w:color w:val="000000"/>
        </w:rPr>
        <w:t>.</w:t>
      </w:r>
      <w:r w:rsidRPr="00B85EE6">
        <w:rPr>
          <w:rFonts w:hint="eastAsia"/>
          <w:color w:val="000000"/>
        </w:rPr>
        <w:t>智能家居系统的个性化服务</w:t>
      </w:r>
      <w:r w:rsidRPr="00B85EE6">
        <w:rPr>
          <w:rFonts w:hint="eastAsia"/>
          <w:color w:val="000000"/>
        </w:rPr>
        <w:t>[J].</w:t>
      </w:r>
      <w:r w:rsidRPr="00B85EE6">
        <w:rPr>
          <w:rFonts w:hint="eastAsia"/>
          <w:color w:val="000000"/>
        </w:rPr>
        <w:t>科技创新与应用</w:t>
      </w:r>
      <w:r w:rsidRPr="00B85EE6">
        <w:rPr>
          <w:rFonts w:hint="eastAsia"/>
          <w:color w:val="000000"/>
        </w:rPr>
        <w:t>,2018(31):27-28</w:t>
      </w:r>
      <w:r w:rsidR="000D4CA1">
        <w:rPr>
          <w:color w:val="000000"/>
        </w:rPr>
        <w:t>;</w:t>
      </w:r>
    </w:p>
    <w:p w14:paraId="6BD8A55E" w14:textId="77777777" w:rsidR="00B85EE6" w:rsidRPr="00B85EE6" w:rsidRDefault="00B85EE6" w:rsidP="00B85EE6">
      <w:pPr>
        <w:wordWrap w:val="0"/>
        <w:ind w:firstLine="0"/>
        <w:rPr>
          <w:color w:val="000000"/>
        </w:rPr>
      </w:pPr>
      <w:r w:rsidRPr="00B85EE6">
        <w:rPr>
          <w:rFonts w:hint="eastAsia"/>
          <w:color w:val="000000"/>
        </w:rPr>
        <w:t>[</w:t>
      </w:r>
      <w:r>
        <w:rPr>
          <w:rFonts w:hint="eastAsia"/>
          <w:color w:val="000000"/>
        </w:rPr>
        <w:t>5</w:t>
      </w:r>
      <w:r w:rsidRPr="00B85EE6">
        <w:rPr>
          <w:rFonts w:hint="eastAsia"/>
          <w:color w:val="000000"/>
        </w:rPr>
        <w:t>]</w:t>
      </w:r>
      <w:r>
        <w:rPr>
          <w:color w:val="000000"/>
        </w:rPr>
        <w:t xml:space="preserve"> </w:t>
      </w:r>
      <w:r w:rsidRPr="00B85EE6">
        <w:rPr>
          <w:rFonts w:hint="eastAsia"/>
          <w:color w:val="000000"/>
        </w:rPr>
        <w:t>张微微</w:t>
      </w:r>
      <w:r w:rsidRPr="00B85EE6">
        <w:rPr>
          <w:rFonts w:hint="eastAsia"/>
          <w:color w:val="000000"/>
        </w:rPr>
        <w:t>.</w:t>
      </w:r>
      <w:r w:rsidRPr="00B85EE6">
        <w:rPr>
          <w:rFonts w:hint="eastAsia"/>
          <w:color w:val="000000"/>
        </w:rPr>
        <w:t>基于</w:t>
      </w:r>
      <w:r w:rsidRPr="00B85EE6">
        <w:rPr>
          <w:rFonts w:hint="eastAsia"/>
          <w:color w:val="000000"/>
        </w:rPr>
        <w:t>Python</w:t>
      </w:r>
      <w:r w:rsidRPr="00B85EE6">
        <w:rPr>
          <w:rFonts w:hint="eastAsia"/>
          <w:color w:val="000000"/>
        </w:rPr>
        <w:t>语言的智能家居系统研究</w:t>
      </w:r>
      <w:r w:rsidRPr="00B85EE6">
        <w:rPr>
          <w:rFonts w:hint="eastAsia"/>
          <w:color w:val="000000"/>
        </w:rPr>
        <w:t>[J].</w:t>
      </w:r>
      <w:r w:rsidRPr="00B85EE6">
        <w:rPr>
          <w:rFonts w:hint="eastAsia"/>
          <w:color w:val="000000"/>
        </w:rPr>
        <w:t>科技风</w:t>
      </w:r>
      <w:r w:rsidRPr="00B85EE6">
        <w:rPr>
          <w:rFonts w:hint="eastAsia"/>
          <w:color w:val="000000"/>
        </w:rPr>
        <w:t>,2018(32):96</w:t>
      </w:r>
      <w:r w:rsidR="000D4CA1">
        <w:rPr>
          <w:color w:val="000000"/>
        </w:rPr>
        <w:t>;</w:t>
      </w:r>
    </w:p>
    <w:p w14:paraId="714D0673" w14:textId="77777777" w:rsidR="00B85EE6" w:rsidRPr="00B85EE6" w:rsidRDefault="00B85EE6" w:rsidP="00B85EE6">
      <w:pPr>
        <w:wordWrap w:val="0"/>
        <w:ind w:firstLine="0"/>
        <w:rPr>
          <w:color w:val="000000"/>
        </w:rPr>
      </w:pPr>
      <w:r w:rsidRPr="00B85EE6">
        <w:rPr>
          <w:rFonts w:hint="eastAsia"/>
          <w:color w:val="000000"/>
        </w:rPr>
        <w:t>[</w:t>
      </w:r>
      <w:r>
        <w:rPr>
          <w:rFonts w:hint="eastAsia"/>
          <w:color w:val="000000"/>
        </w:rPr>
        <w:t>6</w:t>
      </w:r>
      <w:r w:rsidRPr="00B85EE6">
        <w:rPr>
          <w:rFonts w:hint="eastAsia"/>
          <w:color w:val="000000"/>
        </w:rPr>
        <w:t>]</w:t>
      </w:r>
      <w:r>
        <w:rPr>
          <w:color w:val="000000"/>
        </w:rPr>
        <w:t xml:space="preserve"> </w:t>
      </w:r>
      <w:r w:rsidRPr="00B85EE6">
        <w:rPr>
          <w:rFonts w:hint="eastAsia"/>
          <w:color w:val="000000"/>
        </w:rPr>
        <w:t>向兵</w:t>
      </w:r>
      <w:r w:rsidRPr="00B85EE6">
        <w:rPr>
          <w:rFonts w:hint="eastAsia"/>
          <w:color w:val="000000"/>
        </w:rPr>
        <w:t>,</w:t>
      </w:r>
      <w:r w:rsidRPr="00B85EE6">
        <w:rPr>
          <w:rFonts w:hint="eastAsia"/>
          <w:color w:val="000000"/>
        </w:rPr>
        <w:t>刘成</w:t>
      </w:r>
      <w:r w:rsidRPr="00B85EE6">
        <w:rPr>
          <w:rFonts w:hint="eastAsia"/>
          <w:color w:val="000000"/>
        </w:rPr>
        <w:t>.</w:t>
      </w:r>
      <w:r w:rsidRPr="00B85EE6">
        <w:rPr>
          <w:rFonts w:hint="eastAsia"/>
          <w:color w:val="000000"/>
        </w:rPr>
        <w:t>浅谈嵌入式智能家居系统设计</w:t>
      </w:r>
      <w:r w:rsidRPr="00B85EE6">
        <w:rPr>
          <w:rFonts w:hint="eastAsia"/>
          <w:color w:val="000000"/>
        </w:rPr>
        <w:t>[J].</w:t>
      </w:r>
      <w:r w:rsidRPr="00B85EE6">
        <w:rPr>
          <w:rFonts w:hint="eastAsia"/>
          <w:color w:val="000000"/>
        </w:rPr>
        <w:t>民营科技</w:t>
      </w:r>
      <w:r w:rsidRPr="00B85EE6">
        <w:rPr>
          <w:rFonts w:hint="eastAsia"/>
          <w:color w:val="000000"/>
        </w:rPr>
        <w:t>,2018(11):58</w:t>
      </w:r>
      <w:r w:rsidR="000D4CA1">
        <w:rPr>
          <w:color w:val="000000"/>
        </w:rPr>
        <w:t>;</w:t>
      </w:r>
    </w:p>
    <w:p w14:paraId="32FD5AFF" w14:textId="77777777" w:rsidR="00B85EE6" w:rsidRPr="00B85EE6" w:rsidRDefault="00B85EE6" w:rsidP="00B85EE6">
      <w:pPr>
        <w:wordWrap w:val="0"/>
        <w:ind w:firstLine="0"/>
        <w:rPr>
          <w:color w:val="000000"/>
        </w:rPr>
      </w:pPr>
      <w:r w:rsidRPr="00B85EE6">
        <w:rPr>
          <w:rFonts w:hint="eastAsia"/>
          <w:color w:val="000000"/>
        </w:rPr>
        <w:t>[</w:t>
      </w:r>
      <w:r>
        <w:rPr>
          <w:rFonts w:hint="eastAsia"/>
          <w:color w:val="000000"/>
        </w:rPr>
        <w:t>7</w:t>
      </w:r>
      <w:r w:rsidRPr="00B85EE6">
        <w:rPr>
          <w:rFonts w:hint="eastAsia"/>
          <w:color w:val="000000"/>
        </w:rPr>
        <w:t>]</w:t>
      </w:r>
      <w:r>
        <w:rPr>
          <w:color w:val="000000"/>
        </w:rPr>
        <w:t xml:space="preserve"> </w:t>
      </w:r>
      <w:r w:rsidRPr="00B85EE6">
        <w:rPr>
          <w:rFonts w:hint="eastAsia"/>
          <w:color w:val="000000"/>
        </w:rPr>
        <w:t>孙重阳</w:t>
      </w:r>
      <w:r w:rsidRPr="00B85EE6">
        <w:rPr>
          <w:rFonts w:hint="eastAsia"/>
          <w:color w:val="000000"/>
        </w:rPr>
        <w:t>.</w:t>
      </w:r>
      <w:r w:rsidRPr="00B85EE6">
        <w:rPr>
          <w:rFonts w:hint="eastAsia"/>
          <w:color w:val="000000"/>
        </w:rPr>
        <w:t>物联网技术在智能家居中的应用探究</w:t>
      </w:r>
      <w:r w:rsidRPr="00B85EE6">
        <w:rPr>
          <w:rFonts w:hint="eastAsia"/>
          <w:color w:val="000000"/>
        </w:rPr>
        <w:t>[J].</w:t>
      </w:r>
      <w:r w:rsidRPr="00B85EE6">
        <w:rPr>
          <w:rFonts w:hint="eastAsia"/>
          <w:color w:val="000000"/>
        </w:rPr>
        <w:t>通讯世界</w:t>
      </w:r>
      <w:r w:rsidRPr="00B85EE6">
        <w:rPr>
          <w:rFonts w:hint="eastAsia"/>
          <w:color w:val="000000"/>
        </w:rPr>
        <w:t>,2018(10):97-98</w:t>
      </w:r>
      <w:r w:rsidR="000D4CA1">
        <w:rPr>
          <w:color w:val="000000"/>
        </w:rPr>
        <w:t>;</w:t>
      </w:r>
    </w:p>
    <w:p w14:paraId="3C98ADCC" w14:textId="77777777" w:rsidR="00B85EE6" w:rsidRPr="00B85EE6" w:rsidRDefault="00B85EE6" w:rsidP="00B85EE6">
      <w:pPr>
        <w:wordWrap w:val="0"/>
        <w:ind w:firstLine="0"/>
        <w:rPr>
          <w:color w:val="000000"/>
        </w:rPr>
      </w:pPr>
      <w:r w:rsidRPr="00B85EE6">
        <w:rPr>
          <w:rFonts w:hint="eastAsia"/>
          <w:color w:val="000000"/>
        </w:rPr>
        <w:t>[</w:t>
      </w:r>
      <w:r>
        <w:rPr>
          <w:rFonts w:hint="eastAsia"/>
          <w:color w:val="000000"/>
        </w:rPr>
        <w:t>8</w:t>
      </w:r>
      <w:r w:rsidRPr="00B85EE6">
        <w:rPr>
          <w:rFonts w:hint="eastAsia"/>
          <w:color w:val="000000"/>
        </w:rPr>
        <w:t>]</w:t>
      </w:r>
      <w:r>
        <w:rPr>
          <w:color w:val="000000"/>
        </w:rPr>
        <w:t xml:space="preserve"> </w:t>
      </w:r>
      <w:r w:rsidRPr="00B85EE6">
        <w:rPr>
          <w:rFonts w:hint="eastAsia"/>
          <w:color w:val="000000"/>
        </w:rPr>
        <w:t>王政宇</w:t>
      </w:r>
      <w:r w:rsidRPr="00B85EE6">
        <w:rPr>
          <w:rFonts w:hint="eastAsia"/>
          <w:color w:val="000000"/>
        </w:rPr>
        <w:t>.</w:t>
      </w:r>
      <w:r w:rsidRPr="00B85EE6">
        <w:rPr>
          <w:rFonts w:hint="eastAsia"/>
          <w:color w:val="000000"/>
        </w:rPr>
        <w:t>人工智能在生活中的应用及思考</w:t>
      </w:r>
      <w:r w:rsidRPr="00B85EE6">
        <w:rPr>
          <w:rFonts w:hint="eastAsia"/>
          <w:color w:val="000000"/>
        </w:rPr>
        <w:t>[J].</w:t>
      </w:r>
      <w:r w:rsidRPr="00B85EE6">
        <w:rPr>
          <w:rFonts w:hint="eastAsia"/>
          <w:color w:val="000000"/>
        </w:rPr>
        <w:t>中国战略新兴产业</w:t>
      </w:r>
      <w:r w:rsidRPr="00B85EE6">
        <w:rPr>
          <w:rFonts w:hint="eastAsia"/>
          <w:color w:val="000000"/>
        </w:rPr>
        <w:t>,2018(44):169</w:t>
      </w:r>
      <w:r w:rsidR="000D4CA1">
        <w:rPr>
          <w:color w:val="000000"/>
        </w:rPr>
        <w:t>;</w:t>
      </w:r>
    </w:p>
    <w:p w14:paraId="485037B0" w14:textId="77777777" w:rsidR="00B85EE6" w:rsidRPr="00B85EE6" w:rsidRDefault="00B85EE6" w:rsidP="00B85EE6">
      <w:pPr>
        <w:wordWrap w:val="0"/>
        <w:ind w:firstLine="0"/>
        <w:rPr>
          <w:color w:val="000000"/>
        </w:rPr>
      </w:pPr>
      <w:r w:rsidRPr="00B85EE6">
        <w:rPr>
          <w:rFonts w:hint="eastAsia"/>
          <w:color w:val="000000"/>
        </w:rPr>
        <w:t>[</w:t>
      </w:r>
      <w:r>
        <w:rPr>
          <w:rFonts w:hint="eastAsia"/>
          <w:color w:val="000000"/>
        </w:rPr>
        <w:t>9</w:t>
      </w:r>
      <w:r w:rsidRPr="00B85EE6">
        <w:rPr>
          <w:rFonts w:hint="eastAsia"/>
          <w:color w:val="000000"/>
        </w:rPr>
        <w:t>]</w:t>
      </w:r>
      <w:r>
        <w:rPr>
          <w:color w:val="000000"/>
        </w:rPr>
        <w:t xml:space="preserve"> </w:t>
      </w:r>
      <w:r w:rsidRPr="00B85EE6">
        <w:rPr>
          <w:rFonts w:hint="eastAsia"/>
          <w:color w:val="000000"/>
        </w:rPr>
        <w:t>杨勇</w:t>
      </w:r>
      <w:r w:rsidRPr="00B85EE6">
        <w:rPr>
          <w:rFonts w:hint="eastAsia"/>
          <w:color w:val="000000"/>
        </w:rPr>
        <w:t>.</w:t>
      </w:r>
      <w:r w:rsidRPr="00B85EE6">
        <w:rPr>
          <w:rFonts w:hint="eastAsia"/>
          <w:color w:val="000000"/>
        </w:rPr>
        <w:t>基于</w:t>
      </w:r>
      <w:r w:rsidRPr="00B85EE6">
        <w:rPr>
          <w:rFonts w:hint="eastAsia"/>
          <w:color w:val="000000"/>
        </w:rPr>
        <w:t>ZigBee</w:t>
      </w:r>
      <w:r w:rsidRPr="00B85EE6">
        <w:rPr>
          <w:rFonts w:hint="eastAsia"/>
          <w:color w:val="000000"/>
        </w:rPr>
        <w:t>智能家居管理系统设计</w:t>
      </w:r>
      <w:r w:rsidRPr="00B85EE6">
        <w:rPr>
          <w:rFonts w:hint="eastAsia"/>
          <w:color w:val="000000"/>
        </w:rPr>
        <w:t>[J].</w:t>
      </w:r>
      <w:r w:rsidRPr="00B85EE6">
        <w:rPr>
          <w:rFonts w:hint="eastAsia"/>
          <w:color w:val="000000"/>
        </w:rPr>
        <w:t>电气时代</w:t>
      </w:r>
      <w:r w:rsidRPr="00B85EE6">
        <w:rPr>
          <w:rFonts w:hint="eastAsia"/>
          <w:color w:val="000000"/>
        </w:rPr>
        <w:t>,2018(11):82-84</w:t>
      </w:r>
      <w:r w:rsidR="000D4CA1">
        <w:rPr>
          <w:color w:val="000000"/>
        </w:rPr>
        <w:t>;</w:t>
      </w:r>
    </w:p>
    <w:p w14:paraId="487526D7" w14:textId="77777777" w:rsidR="00B85EE6" w:rsidRPr="00B85EE6" w:rsidRDefault="00B85EE6" w:rsidP="00B85EE6">
      <w:pPr>
        <w:wordWrap w:val="0"/>
        <w:ind w:firstLine="0"/>
        <w:rPr>
          <w:color w:val="000000"/>
        </w:rPr>
      </w:pPr>
      <w:r w:rsidRPr="00B85EE6">
        <w:rPr>
          <w:rFonts w:hint="eastAsia"/>
          <w:color w:val="000000"/>
        </w:rPr>
        <w:t>[</w:t>
      </w:r>
      <w:r>
        <w:rPr>
          <w:rFonts w:hint="eastAsia"/>
          <w:color w:val="000000"/>
        </w:rPr>
        <w:t>10</w:t>
      </w:r>
      <w:r w:rsidRPr="00B85EE6">
        <w:rPr>
          <w:rFonts w:hint="eastAsia"/>
          <w:color w:val="000000"/>
        </w:rPr>
        <w:t>]</w:t>
      </w:r>
      <w:r>
        <w:rPr>
          <w:color w:val="000000"/>
        </w:rPr>
        <w:t xml:space="preserve"> </w:t>
      </w:r>
      <w:r w:rsidRPr="00B85EE6">
        <w:rPr>
          <w:rFonts w:hint="eastAsia"/>
          <w:color w:val="000000"/>
        </w:rPr>
        <w:t>陈美竹</w:t>
      </w:r>
      <w:r w:rsidRPr="00B85EE6">
        <w:rPr>
          <w:rFonts w:hint="eastAsia"/>
          <w:color w:val="000000"/>
        </w:rPr>
        <w:t>.</w:t>
      </w:r>
      <w:r w:rsidRPr="00B85EE6">
        <w:rPr>
          <w:rFonts w:hint="eastAsia"/>
          <w:color w:val="000000"/>
        </w:rPr>
        <w:t>智能家居模式下的成都青年人才公寓设计研究</w:t>
      </w:r>
      <w:r w:rsidRPr="00B85EE6">
        <w:rPr>
          <w:rFonts w:hint="eastAsia"/>
          <w:color w:val="000000"/>
        </w:rPr>
        <w:t>[J].</w:t>
      </w:r>
      <w:r w:rsidRPr="00B85EE6">
        <w:rPr>
          <w:rFonts w:hint="eastAsia"/>
          <w:color w:val="000000"/>
        </w:rPr>
        <w:t>绿色科技</w:t>
      </w:r>
      <w:r w:rsidRPr="00B85EE6">
        <w:rPr>
          <w:rFonts w:hint="eastAsia"/>
          <w:color w:val="000000"/>
        </w:rPr>
        <w:t>,2018(20):175-176</w:t>
      </w:r>
      <w:r w:rsidR="000D4CA1">
        <w:rPr>
          <w:color w:val="000000"/>
        </w:rPr>
        <w:t>;</w:t>
      </w:r>
    </w:p>
    <w:p w14:paraId="515FE005" w14:textId="77777777" w:rsidR="00B85EE6" w:rsidRPr="00B85EE6" w:rsidRDefault="00B85EE6" w:rsidP="00B85EE6">
      <w:pPr>
        <w:wordWrap w:val="0"/>
        <w:ind w:firstLine="0"/>
        <w:rPr>
          <w:color w:val="000000"/>
        </w:rPr>
      </w:pPr>
      <w:r w:rsidRPr="00B85EE6">
        <w:rPr>
          <w:rFonts w:hint="eastAsia"/>
          <w:color w:val="000000"/>
        </w:rPr>
        <w:t>[</w:t>
      </w:r>
      <w:r>
        <w:rPr>
          <w:rFonts w:hint="eastAsia"/>
          <w:color w:val="000000"/>
        </w:rPr>
        <w:t>11</w:t>
      </w:r>
      <w:r w:rsidRPr="00B85EE6">
        <w:rPr>
          <w:rFonts w:hint="eastAsia"/>
          <w:color w:val="000000"/>
        </w:rPr>
        <w:t>]</w:t>
      </w:r>
      <w:r>
        <w:rPr>
          <w:color w:val="000000"/>
        </w:rPr>
        <w:t xml:space="preserve"> </w:t>
      </w:r>
      <w:r w:rsidRPr="00B85EE6">
        <w:rPr>
          <w:rFonts w:hint="eastAsia"/>
          <w:color w:val="000000"/>
        </w:rPr>
        <w:t>张燕</w:t>
      </w:r>
      <w:r w:rsidRPr="00B85EE6">
        <w:rPr>
          <w:rFonts w:hint="eastAsia"/>
          <w:color w:val="000000"/>
        </w:rPr>
        <w:t>.</w:t>
      </w:r>
      <w:r w:rsidRPr="00B85EE6">
        <w:rPr>
          <w:rFonts w:hint="eastAsia"/>
          <w:color w:val="000000"/>
        </w:rPr>
        <w:t>懒癌犯了</w:t>
      </w:r>
      <w:r w:rsidRPr="00B85EE6">
        <w:rPr>
          <w:rFonts w:hint="eastAsia"/>
          <w:color w:val="000000"/>
        </w:rPr>
        <w:t>?</w:t>
      </w:r>
      <w:r w:rsidRPr="00B85EE6">
        <w:rPr>
          <w:rFonts w:hint="eastAsia"/>
          <w:color w:val="000000"/>
        </w:rPr>
        <w:t>试试全能智能家居</w:t>
      </w:r>
      <w:r w:rsidRPr="00B85EE6">
        <w:rPr>
          <w:rFonts w:hint="eastAsia"/>
          <w:color w:val="000000"/>
        </w:rPr>
        <w:t>[J].</w:t>
      </w:r>
      <w:r w:rsidRPr="00B85EE6">
        <w:rPr>
          <w:rFonts w:hint="eastAsia"/>
          <w:color w:val="000000"/>
        </w:rPr>
        <w:t>中国经济周刊</w:t>
      </w:r>
      <w:r w:rsidRPr="00B85EE6">
        <w:rPr>
          <w:rFonts w:hint="eastAsia"/>
          <w:color w:val="000000"/>
        </w:rPr>
        <w:t>,2018(44):33</w:t>
      </w:r>
      <w:r w:rsidR="000D4CA1">
        <w:rPr>
          <w:color w:val="000000"/>
        </w:rPr>
        <w:t>;</w:t>
      </w:r>
    </w:p>
    <w:p w14:paraId="6621F874" w14:textId="77777777" w:rsidR="00B85EE6" w:rsidRPr="00B85EE6" w:rsidRDefault="00B85EE6" w:rsidP="00B85EE6">
      <w:pPr>
        <w:wordWrap w:val="0"/>
        <w:ind w:firstLine="0"/>
        <w:rPr>
          <w:color w:val="000000"/>
        </w:rPr>
      </w:pPr>
      <w:r w:rsidRPr="00B85EE6">
        <w:rPr>
          <w:color w:val="000000"/>
        </w:rPr>
        <w:t>[</w:t>
      </w:r>
      <w:r>
        <w:rPr>
          <w:rFonts w:hint="eastAsia"/>
          <w:color w:val="000000"/>
        </w:rPr>
        <w:t>12</w:t>
      </w:r>
      <w:r w:rsidRPr="00B85EE6">
        <w:rPr>
          <w:color w:val="000000"/>
        </w:rPr>
        <w:t>]</w:t>
      </w:r>
      <w:r>
        <w:rPr>
          <w:color w:val="000000"/>
        </w:rPr>
        <w:t xml:space="preserve"> </w:t>
      </w:r>
      <w:r w:rsidRPr="00B85EE6">
        <w:rPr>
          <w:color w:val="000000"/>
        </w:rPr>
        <w:t xml:space="preserve">Min YE. Smart Home Design for the Elderly Living Alone with VR Technology[A]. Science and Engineering Research </w:t>
      </w:r>
      <w:proofErr w:type="spellStart"/>
      <w:r w:rsidRPr="00B85EE6">
        <w:rPr>
          <w:color w:val="000000"/>
        </w:rPr>
        <w:t>Center.Proceedings</w:t>
      </w:r>
      <w:proofErr w:type="spellEnd"/>
      <w:r w:rsidRPr="00B85EE6">
        <w:rPr>
          <w:color w:val="000000"/>
        </w:rPr>
        <w:t xml:space="preserve"> of 2016 International Conference on Applied Mechanics, Mechanical and Materials Engineering(AMMME 2016)[C].Science and Engineering Research </w:t>
      </w:r>
      <w:proofErr w:type="spellStart"/>
      <w:r w:rsidRPr="00B85EE6">
        <w:rPr>
          <w:color w:val="000000"/>
        </w:rPr>
        <w:t>Center:Science</w:t>
      </w:r>
      <w:proofErr w:type="spellEnd"/>
      <w:r w:rsidRPr="00B85EE6">
        <w:rPr>
          <w:color w:val="000000"/>
        </w:rPr>
        <w:t xml:space="preserve"> and Engineering Research Center,2016:5</w:t>
      </w:r>
      <w:r w:rsidR="000D4CA1">
        <w:rPr>
          <w:color w:val="000000"/>
        </w:rPr>
        <w:t>;</w:t>
      </w:r>
    </w:p>
    <w:p w14:paraId="404575C6" w14:textId="77777777" w:rsidR="00B85EE6" w:rsidRPr="00B85EE6" w:rsidRDefault="00B85EE6" w:rsidP="00B85EE6">
      <w:pPr>
        <w:wordWrap w:val="0"/>
        <w:ind w:firstLine="0"/>
        <w:rPr>
          <w:color w:val="000000"/>
        </w:rPr>
      </w:pPr>
      <w:r w:rsidRPr="00B85EE6">
        <w:rPr>
          <w:color w:val="000000"/>
        </w:rPr>
        <w:t>[</w:t>
      </w:r>
      <w:r>
        <w:rPr>
          <w:rFonts w:hint="eastAsia"/>
          <w:color w:val="000000"/>
        </w:rPr>
        <w:t>13</w:t>
      </w:r>
      <w:r w:rsidRPr="00B85EE6">
        <w:rPr>
          <w:color w:val="000000"/>
        </w:rPr>
        <w:t>]</w:t>
      </w:r>
      <w:r>
        <w:rPr>
          <w:color w:val="000000"/>
        </w:rPr>
        <w:t xml:space="preserve"> </w:t>
      </w:r>
      <w:proofErr w:type="spellStart"/>
      <w:r w:rsidRPr="00B85EE6">
        <w:rPr>
          <w:color w:val="000000"/>
        </w:rPr>
        <w:t>Mohd</w:t>
      </w:r>
      <w:proofErr w:type="spellEnd"/>
      <w:r w:rsidRPr="00B85EE6">
        <w:rPr>
          <w:color w:val="000000"/>
        </w:rPr>
        <w:t xml:space="preserve"> </w:t>
      </w:r>
      <w:proofErr w:type="spellStart"/>
      <w:r w:rsidRPr="00B85EE6">
        <w:rPr>
          <w:color w:val="000000"/>
        </w:rPr>
        <w:t>Rozaini</w:t>
      </w:r>
      <w:proofErr w:type="spellEnd"/>
      <w:r w:rsidRPr="00B85EE6">
        <w:rPr>
          <w:color w:val="000000"/>
        </w:rPr>
        <w:t xml:space="preserve"> Bin Abd </w:t>
      </w:r>
      <w:proofErr w:type="spellStart"/>
      <w:r w:rsidRPr="00B85EE6">
        <w:rPr>
          <w:color w:val="000000"/>
        </w:rPr>
        <w:t>Rahim,Rozeha</w:t>
      </w:r>
      <w:proofErr w:type="spellEnd"/>
      <w:r w:rsidRPr="00B85EE6">
        <w:rPr>
          <w:color w:val="000000"/>
        </w:rPr>
        <w:t xml:space="preserve"> </w:t>
      </w:r>
      <w:proofErr w:type="spellStart"/>
      <w:r w:rsidRPr="00B85EE6">
        <w:rPr>
          <w:color w:val="000000"/>
        </w:rPr>
        <w:t>A.Rashid,Norsheila</w:t>
      </w:r>
      <w:proofErr w:type="spellEnd"/>
      <w:r w:rsidRPr="00B85EE6">
        <w:rPr>
          <w:color w:val="000000"/>
        </w:rPr>
        <w:t xml:space="preserve"> </w:t>
      </w:r>
      <w:proofErr w:type="spellStart"/>
      <w:r w:rsidRPr="00B85EE6">
        <w:rPr>
          <w:color w:val="000000"/>
        </w:rPr>
        <w:t>Fisal,Zubair</w:t>
      </w:r>
      <w:proofErr w:type="spellEnd"/>
      <w:r w:rsidRPr="00B85EE6">
        <w:rPr>
          <w:color w:val="000000"/>
        </w:rPr>
        <w:t xml:space="preserve"> </w:t>
      </w:r>
      <w:proofErr w:type="spellStart"/>
      <w:r w:rsidRPr="00B85EE6">
        <w:rPr>
          <w:color w:val="000000"/>
        </w:rPr>
        <w:t>Khalid,Abdul</w:t>
      </w:r>
      <w:proofErr w:type="spellEnd"/>
      <w:r w:rsidRPr="00B85EE6">
        <w:rPr>
          <w:color w:val="000000"/>
        </w:rPr>
        <w:t xml:space="preserve"> </w:t>
      </w:r>
      <w:proofErr w:type="spellStart"/>
      <w:r w:rsidRPr="00B85EE6">
        <w:rPr>
          <w:color w:val="000000"/>
        </w:rPr>
        <w:t>Hadi</w:t>
      </w:r>
      <w:proofErr w:type="spellEnd"/>
      <w:r w:rsidRPr="00B85EE6">
        <w:rPr>
          <w:color w:val="000000"/>
        </w:rPr>
        <w:t xml:space="preserve"> </w:t>
      </w:r>
      <w:proofErr w:type="spellStart"/>
      <w:r w:rsidRPr="00B85EE6">
        <w:rPr>
          <w:color w:val="000000"/>
        </w:rPr>
        <w:t>Fikri</w:t>
      </w:r>
      <w:proofErr w:type="spellEnd"/>
      <w:r w:rsidRPr="00B85EE6">
        <w:rPr>
          <w:color w:val="000000"/>
        </w:rPr>
        <w:t xml:space="preserve"> Abd </w:t>
      </w:r>
      <w:proofErr w:type="spellStart"/>
      <w:r w:rsidRPr="00B85EE6">
        <w:rPr>
          <w:color w:val="000000"/>
        </w:rPr>
        <w:t>Hamid.TelG</w:t>
      </w:r>
      <w:proofErr w:type="spellEnd"/>
      <w:r w:rsidRPr="00B85EE6">
        <w:rPr>
          <w:color w:val="000000"/>
        </w:rPr>
        <w:t xml:space="preserve"> Mote: A Green Wireless Sensor Node Platform for Smart Home and Ambient Assisted Living[J].Journal of Electronic Science and Technology,2016,14(03):211-219</w:t>
      </w:r>
      <w:r w:rsidR="000D4CA1">
        <w:rPr>
          <w:color w:val="000000"/>
        </w:rPr>
        <w:t>;</w:t>
      </w:r>
    </w:p>
    <w:p w14:paraId="43C3FB88" w14:textId="77777777" w:rsidR="00B85EE6" w:rsidRPr="00B85EE6" w:rsidRDefault="00B85EE6" w:rsidP="00FF25C7">
      <w:pPr>
        <w:wordWrap w:val="0"/>
        <w:ind w:firstLine="0"/>
        <w:rPr>
          <w:color w:val="000000"/>
        </w:rPr>
      </w:pPr>
      <w:r w:rsidRPr="00B85EE6">
        <w:rPr>
          <w:color w:val="000000"/>
        </w:rPr>
        <w:t>[</w:t>
      </w:r>
      <w:r>
        <w:rPr>
          <w:rFonts w:hint="eastAsia"/>
          <w:color w:val="000000"/>
        </w:rPr>
        <w:t>14</w:t>
      </w:r>
      <w:r w:rsidRPr="00B85EE6">
        <w:rPr>
          <w:color w:val="000000"/>
        </w:rPr>
        <w:t>]</w:t>
      </w:r>
      <w:r>
        <w:rPr>
          <w:color w:val="000000"/>
        </w:rPr>
        <w:t xml:space="preserve"> </w:t>
      </w:r>
      <w:proofErr w:type="spellStart"/>
      <w:r w:rsidRPr="00B85EE6">
        <w:rPr>
          <w:color w:val="000000"/>
        </w:rPr>
        <w:t>Jzau</w:t>
      </w:r>
      <w:proofErr w:type="spellEnd"/>
      <w:r w:rsidRPr="00B85EE6">
        <w:rPr>
          <w:color w:val="000000"/>
        </w:rPr>
        <w:t xml:space="preserve">-Sheng </w:t>
      </w:r>
      <w:proofErr w:type="spellStart"/>
      <w:r w:rsidRPr="00B85EE6">
        <w:rPr>
          <w:color w:val="000000"/>
        </w:rPr>
        <w:t>Lin,Cheng</w:t>
      </w:r>
      <w:proofErr w:type="spellEnd"/>
      <w:r w:rsidRPr="00B85EE6">
        <w:rPr>
          <w:color w:val="000000"/>
        </w:rPr>
        <w:t>-Hung Hsieh. A Wireless BCI-Controlled Integration System in Smart Living Space for Patients[J]. Wireless Personal Communications,2016,88(2)</w:t>
      </w:r>
      <w:r w:rsidR="000D4CA1">
        <w:rPr>
          <w:color w:val="000000"/>
        </w:rPr>
        <w:t>;</w:t>
      </w:r>
    </w:p>
    <w:p w14:paraId="509558A3" w14:textId="77777777" w:rsidR="00A76CAB" w:rsidRPr="0077432E" w:rsidRDefault="00A76CAB" w:rsidP="0077432E">
      <w:pPr>
        <w:pStyle w:val="1"/>
      </w:pPr>
      <w:bookmarkStart w:id="736" w:name="_Toc530340577"/>
      <w:r w:rsidRPr="0077432E">
        <w:rPr>
          <w:rFonts w:hint="eastAsia"/>
        </w:rPr>
        <w:lastRenderedPageBreak/>
        <w:t>附</w:t>
      </w:r>
      <w:r w:rsidR="000A2518" w:rsidRPr="0077432E">
        <w:rPr>
          <w:rFonts w:hint="eastAsia"/>
        </w:rPr>
        <w:t>录</w:t>
      </w:r>
      <w:bookmarkEnd w:id="736"/>
    </w:p>
    <w:p w14:paraId="0C7642F4" w14:textId="77777777" w:rsidR="00497BAA" w:rsidRDefault="00497BAA" w:rsidP="0077432E">
      <w:pPr>
        <w:pStyle w:val="20"/>
      </w:pPr>
      <w:bookmarkStart w:id="737" w:name="_Toc530340578"/>
      <w:r w:rsidRPr="0077432E">
        <w:rPr>
          <w:rFonts w:hint="eastAsia"/>
        </w:rPr>
        <w:t>整体实物照片</w:t>
      </w:r>
      <w:bookmarkEnd w:id="737"/>
    </w:p>
    <w:p w14:paraId="2FF34709" w14:textId="77777777" w:rsidR="001878C9" w:rsidRDefault="00B5345D" w:rsidP="00B5345D">
      <w:pPr>
        <w:jc w:val="left"/>
      </w:pPr>
      <w:r>
        <w:rPr>
          <w:noProof/>
        </w:rPr>
        <w:drawing>
          <wp:inline distT="0" distB="0" distL="0" distR="0" wp14:anchorId="07F9B6E0" wp14:editId="11E97404">
            <wp:extent cx="5782310" cy="4334510"/>
            <wp:effectExtent l="0" t="0" r="889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2.png"/>
                    <pic:cNvPicPr/>
                  </pic:nvPicPr>
                  <pic:blipFill>
                    <a:blip r:embed="rId28">
                      <a:extLst>
                        <a:ext uri="{28A0092B-C50C-407E-A947-70E740481C1C}">
                          <a14:useLocalDpi xmlns:a14="http://schemas.microsoft.com/office/drawing/2010/main" val="0"/>
                        </a:ext>
                      </a:extLst>
                    </a:blip>
                    <a:stretch>
                      <a:fillRect/>
                    </a:stretch>
                  </pic:blipFill>
                  <pic:spPr>
                    <a:xfrm>
                      <a:off x="0" y="0"/>
                      <a:ext cx="5782310" cy="4334510"/>
                    </a:xfrm>
                    <a:prstGeom prst="rect">
                      <a:avLst/>
                    </a:prstGeom>
                  </pic:spPr>
                </pic:pic>
              </a:graphicData>
            </a:graphic>
          </wp:inline>
        </w:drawing>
      </w:r>
    </w:p>
    <w:p w14:paraId="22F8E72F" w14:textId="77777777" w:rsidR="00B5345D" w:rsidRDefault="009C6305" w:rsidP="00B5345D">
      <w:pPr>
        <w:jc w:val="center"/>
      </w:pPr>
      <w:r>
        <w:rPr>
          <w:rFonts w:hint="eastAsia"/>
        </w:rPr>
        <w:t>智能家居系统实物图</w:t>
      </w:r>
    </w:p>
    <w:p w14:paraId="41C9B16B" w14:textId="77777777" w:rsidR="00B5345D" w:rsidRDefault="00B5345D" w:rsidP="00B5345D">
      <w:pPr>
        <w:jc w:val="center"/>
      </w:pPr>
      <w:r>
        <w:rPr>
          <w:rFonts w:hint="eastAsia"/>
          <w:noProof/>
        </w:rPr>
        <w:drawing>
          <wp:inline distT="0" distB="0" distL="0" distR="0" wp14:anchorId="4414703F" wp14:editId="5F22F152">
            <wp:extent cx="2709134" cy="2032000"/>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IM图片2018111721171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14571" cy="2036078"/>
                    </a:xfrm>
                    <a:prstGeom prst="rect">
                      <a:avLst/>
                    </a:prstGeom>
                  </pic:spPr>
                </pic:pic>
              </a:graphicData>
            </a:graphic>
          </wp:inline>
        </w:drawing>
      </w:r>
      <w:r>
        <w:rPr>
          <w:rFonts w:hint="eastAsia"/>
          <w:noProof/>
        </w:rPr>
        <w:drawing>
          <wp:inline distT="0" distB="0" distL="0" distR="0" wp14:anchorId="5A90C36F" wp14:editId="7EA661B2">
            <wp:extent cx="2740458" cy="2055495"/>
            <wp:effectExtent l="0" t="0" r="3175"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IM图片20181117211703.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9742" cy="2062459"/>
                    </a:xfrm>
                    <a:prstGeom prst="rect">
                      <a:avLst/>
                    </a:prstGeom>
                  </pic:spPr>
                </pic:pic>
              </a:graphicData>
            </a:graphic>
          </wp:inline>
        </w:drawing>
      </w:r>
    </w:p>
    <w:p w14:paraId="71A82A50" w14:textId="77777777" w:rsidR="00B5345D" w:rsidRDefault="00B5345D" w:rsidP="00B5345D">
      <w:pPr>
        <w:jc w:val="center"/>
      </w:pPr>
      <w:r>
        <w:rPr>
          <w:rFonts w:hint="eastAsia"/>
        </w:rPr>
        <w:t>触摸屏交互界面</w:t>
      </w:r>
    </w:p>
    <w:p w14:paraId="5B6C3419" w14:textId="77777777" w:rsidR="00B5345D" w:rsidRPr="001878C9" w:rsidRDefault="00B5345D" w:rsidP="00B5345D">
      <w:pPr>
        <w:jc w:val="center"/>
      </w:pPr>
    </w:p>
    <w:p w14:paraId="611798CB" w14:textId="77777777" w:rsidR="00E43226" w:rsidRDefault="00E43226" w:rsidP="0077432E">
      <w:pPr>
        <w:pStyle w:val="20"/>
      </w:pPr>
      <w:bookmarkStart w:id="738" w:name="_Toc530340579"/>
      <w:r w:rsidRPr="0077432E">
        <w:rPr>
          <w:rFonts w:hint="eastAsia"/>
        </w:rPr>
        <w:t>课程学习心得和建议意见</w:t>
      </w:r>
      <w:bookmarkEnd w:id="738"/>
    </w:p>
    <w:p w14:paraId="614D8B4C" w14:textId="77777777" w:rsidR="00470AC1" w:rsidRPr="00470AC1" w:rsidRDefault="00470AC1" w:rsidP="00470AC1">
      <w:r>
        <w:rPr>
          <w:rFonts w:hint="eastAsia"/>
          <w:noProof/>
        </w:rPr>
        <w:lastRenderedPageBreak/>
        <w:drawing>
          <wp:inline distT="0" distB="0" distL="0" distR="0" wp14:anchorId="4FFEEAD7" wp14:editId="018419A5">
            <wp:extent cx="4617021" cy="4140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IM图片2018111820401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20199" cy="4143050"/>
                    </a:xfrm>
                    <a:prstGeom prst="rect">
                      <a:avLst/>
                    </a:prstGeom>
                  </pic:spPr>
                </pic:pic>
              </a:graphicData>
            </a:graphic>
          </wp:inline>
        </w:drawing>
      </w:r>
    </w:p>
    <w:p w14:paraId="76E5BD7F" w14:textId="77777777" w:rsidR="00E43226" w:rsidRDefault="003F3F93" w:rsidP="004049EF">
      <w:pPr>
        <w:ind w:firstLine="0"/>
      </w:pPr>
      <w:r>
        <w:rPr>
          <w:rFonts w:hint="eastAsia"/>
        </w:rPr>
        <w:t>赵子文（组长）</w:t>
      </w:r>
    </w:p>
    <w:p w14:paraId="66A397A3" w14:textId="77777777" w:rsidR="00161DE8" w:rsidRDefault="00161DE8" w:rsidP="00161DE8">
      <w:pPr>
        <w:ind w:firstLine="0"/>
      </w:pPr>
      <w:r>
        <w:rPr>
          <w:rFonts w:hint="eastAsia"/>
        </w:rPr>
        <w:t>在这八周的学习过程中，我从对一个项目组成一无所知的小白变成了一个能够参与项目设计并获得一定技能的新手，期间过程是激动人心的。在项目最开始，我首先负责触摸屏</w:t>
      </w:r>
      <w:r>
        <w:rPr>
          <w:rFonts w:hint="eastAsia"/>
        </w:rPr>
        <w:t>U</w:t>
      </w:r>
      <w:r>
        <w:t>I</w:t>
      </w:r>
      <w:r>
        <w:rPr>
          <w:rFonts w:hint="eastAsia"/>
        </w:rPr>
        <w:t>界面的设计与编程。因为我们的实验器材的缺失与损坏，我们不得不在其他方面做得更加出彩。在功能设定环节，触摸屏相关环节也成为项目中十分重要的一环。由于本学期自己选修了软件工程。对一个软件的设计过程有所学习，所以我打算在这门课上加以应用。从需求分析，到总体设计，再到详细设计，最后到</w:t>
      </w:r>
      <w:r>
        <w:rPr>
          <w:rFonts w:hint="eastAsia"/>
        </w:rPr>
        <w:t>U</w:t>
      </w:r>
      <w:r>
        <w:t>I</w:t>
      </w:r>
      <w:r>
        <w:rPr>
          <w:rFonts w:hint="eastAsia"/>
        </w:rPr>
        <w:t>设计与程序编写。期间遇到了很多问题，但是组内的成员术业有专攻，触摸屏方面只能自己硬着头皮上。先是计算机连接不上触摸屏，最终发现，原因竟是</w:t>
      </w:r>
      <w:proofErr w:type="spellStart"/>
      <w:r>
        <w:rPr>
          <w:rFonts w:hint="eastAsia"/>
        </w:rPr>
        <w:t>Vijeo</w:t>
      </w:r>
      <w:r>
        <w:t>D</w:t>
      </w:r>
      <w:r>
        <w:rPr>
          <w:rFonts w:hint="eastAsia"/>
        </w:rPr>
        <w:t>esigner</w:t>
      </w:r>
      <w:proofErr w:type="spellEnd"/>
      <w:r>
        <w:rPr>
          <w:rFonts w:hint="eastAsia"/>
        </w:rPr>
        <w:t>本身的问题；程序编写也遇到问题，这种模块化的简单化的程序系统，与自己日常熟悉的</w:t>
      </w:r>
      <w:r>
        <w:rPr>
          <w:rFonts w:hint="eastAsia"/>
        </w:rPr>
        <w:t>C</w:t>
      </w:r>
      <w:r>
        <w:t>++</w:t>
      </w:r>
      <w:r>
        <w:rPr>
          <w:rFonts w:hint="eastAsia"/>
        </w:rPr>
        <w:t>和</w:t>
      </w:r>
      <w:r>
        <w:rPr>
          <w:rFonts w:hint="eastAsia"/>
        </w:rPr>
        <w:t>Python</w:t>
      </w:r>
      <w:r>
        <w:rPr>
          <w:rFonts w:hint="eastAsia"/>
        </w:rPr>
        <w:t>大相径庭，而我们项目中，在触摸屏上有很多逻辑紧密的功能需要实现。于是自己尝试着用类似汇编语言的格式将所实现的功能逐一翻译转换，从而形成最终的触摸屏流程。在</w:t>
      </w:r>
      <w:r>
        <w:rPr>
          <w:rFonts w:hint="eastAsia"/>
        </w:rPr>
        <w:t>P</w:t>
      </w:r>
      <w:r>
        <w:t>LC</w:t>
      </w:r>
      <w:r>
        <w:rPr>
          <w:rFonts w:hint="eastAsia"/>
        </w:rPr>
        <w:t>与触摸屏连接多次出现问题时，自己内心是奔溃的。最终通过询问老师、助教和同学，最终实现了触摸屏与</w:t>
      </w:r>
      <w:r>
        <w:rPr>
          <w:rFonts w:hint="eastAsia"/>
        </w:rPr>
        <w:t>P</w:t>
      </w:r>
      <w:r>
        <w:t>LC</w:t>
      </w:r>
      <w:r>
        <w:rPr>
          <w:rFonts w:hint="eastAsia"/>
        </w:rPr>
        <w:t>的连接。</w:t>
      </w:r>
    </w:p>
    <w:p w14:paraId="2CFD34A3" w14:textId="77777777" w:rsidR="001878C9" w:rsidRDefault="00161DE8" w:rsidP="00161DE8">
      <w:pPr>
        <w:ind w:firstLine="0"/>
      </w:pPr>
      <w:r>
        <w:rPr>
          <w:rFonts w:hint="eastAsia"/>
        </w:rPr>
        <w:t>对一个项目的创作过程而言，虽然大家分工明确，术业有专攻，但是彼此之间也要对对方的工作进行了解。像组态、触摸屏、传感器等都与</w:t>
      </w:r>
      <w:r>
        <w:rPr>
          <w:rFonts w:hint="eastAsia"/>
        </w:rPr>
        <w:t>P</w:t>
      </w:r>
      <w:r>
        <w:t>LC</w:t>
      </w:r>
      <w:r>
        <w:rPr>
          <w:rFonts w:hint="eastAsia"/>
        </w:rPr>
        <w:t>息息相关。所以我们也参与了</w:t>
      </w:r>
      <w:r>
        <w:rPr>
          <w:rFonts w:hint="eastAsia"/>
        </w:rPr>
        <w:t>P</w:t>
      </w:r>
      <w:r>
        <w:t>LC</w:t>
      </w:r>
      <w:r>
        <w:rPr>
          <w:rFonts w:hint="eastAsia"/>
        </w:rPr>
        <w:t>的设计过程。同</w:t>
      </w:r>
      <w:r>
        <w:rPr>
          <w:rFonts w:hint="eastAsia"/>
        </w:rPr>
        <w:lastRenderedPageBreak/>
        <w:t>时，而在探寻传感器构造的过程中，我也能运用自己学过的专业知识，对说明书上的部分内容进行试探性的摸索，最终也了解了比较难以掌握的温度传感器的连接方法。</w:t>
      </w:r>
    </w:p>
    <w:p w14:paraId="08D924B0" w14:textId="77777777" w:rsidR="001878C9" w:rsidRDefault="001878C9" w:rsidP="00161DE8">
      <w:pPr>
        <w:ind w:firstLine="0"/>
      </w:pPr>
    </w:p>
    <w:p w14:paraId="0D6134C1" w14:textId="77777777" w:rsidR="003F3F93" w:rsidRDefault="001878C9" w:rsidP="00161DE8">
      <w:pPr>
        <w:ind w:firstLine="0"/>
      </w:pPr>
      <w:r>
        <w:rPr>
          <w:rFonts w:hint="eastAsia"/>
        </w:rPr>
        <w:t>顾崇寅</w:t>
      </w:r>
    </w:p>
    <w:p w14:paraId="65318828" w14:textId="77777777" w:rsidR="00161DE8" w:rsidRDefault="001878C9" w:rsidP="00161DE8">
      <w:pPr>
        <w:ind w:firstLine="0"/>
      </w:pPr>
      <w:r>
        <w:rPr>
          <w:rFonts w:hint="eastAsia"/>
        </w:rPr>
        <w:t>本次工科创项目对于我们来说很有实践意义，它实现了从工科创二给定项目到三自主设计的跨越。这次完成的最终成品具备一定的实用性。通过这次项目，我接触到了</w:t>
      </w:r>
      <w:r>
        <w:rPr>
          <w:rFonts w:hint="eastAsia"/>
        </w:rPr>
        <w:t>PLC</w:t>
      </w:r>
      <w:r>
        <w:rPr>
          <w:rFonts w:hint="eastAsia"/>
        </w:rPr>
        <w:t>这样一个功能强大的工具，它在项目中起到的作用于单片机类似，可以实现对输入量的接收和对输出量的定量控制。但它的功能与实现远远不止这些，并且</w:t>
      </w:r>
      <w:r>
        <w:rPr>
          <w:rFonts w:hint="eastAsia"/>
        </w:rPr>
        <w:t>PLC</w:t>
      </w:r>
      <w:r>
        <w:rPr>
          <w:rFonts w:hint="eastAsia"/>
        </w:rPr>
        <w:t>的梯形图编程更加方便直观，对于初学者来说也十分友好。另外，这样的五人组集体协作学习的方式可以培养大家的合作能力、集体意识和责任感，在发挥各自特长的同时，弥补自己的不足，互相学习。个人认为这种学习方式值得推广。</w:t>
      </w:r>
    </w:p>
    <w:p w14:paraId="384161A4" w14:textId="77777777" w:rsidR="001878C9" w:rsidRDefault="001878C9" w:rsidP="00161DE8">
      <w:pPr>
        <w:ind w:firstLine="0"/>
      </w:pPr>
    </w:p>
    <w:p w14:paraId="3F4B94C3" w14:textId="77777777" w:rsidR="003F3F93" w:rsidRDefault="003F3F93" w:rsidP="004049EF">
      <w:pPr>
        <w:ind w:firstLine="0"/>
      </w:pPr>
      <w:r>
        <w:rPr>
          <w:rFonts w:hint="eastAsia"/>
        </w:rPr>
        <w:t>宁致远</w:t>
      </w:r>
    </w:p>
    <w:p w14:paraId="5196E1EB" w14:textId="77777777" w:rsidR="003F3F93" w:rsidRDefault="003F3F93" w:rsidP="003F3F93">
      <w:pPr>
        <w:ind w:firstLine="0"/>
      </w:pPr>
      <w:r>
        <w:rPr>
          <w:rFonts w:hint="eastAsia"/>
        </w:rPr>
        <w:t xml:space="preserve"> </w:t>
      </w:r>
      <w:r>
        <w:rPr>
          <w:rFonts w:hint="eastAsia"/>
        </w:rPr>
        <w:t>经过本学期短短八周的学习，我对</w:t>
      </w:r>
      <w:r>
        <w:rPr>
          <w:rFonts w:hint="eastAsia"/>
        </w:rPr>
        <w:t>PLC</w:t>
      </w:r>
      <w:r>
        <w:rPr>
          <w:rFonts w:hint="eastAsia"/>
        </w:rPr>
        <w:t>控制系统的原理和编程方法有了一定的了解，并且通过亲手操作获得了对传感器使用的经验，这些对我今后的学习与实践必定大有裨益。另外，在小组成员们合作努力下，完成一个自主设计的防盗系统并且收获相当理想的效果，也是一件非常令我有成就感的事情，在过程中虽然有碰到各种软件、硬件上的问题，但解决问题的过程正是学习和进步的过程，每一份付出都很值得。最后，感谢老师和助教们的辛勤陪伴和孜孜不倦的指导，多谢你们的帮助我们才能更加完善实验方法，少走弯路。</w:t>
      </w:r>
    </w:p>
    <w:p w14:paraId="2465CF7C" w14:textId="77777777" w:rsidR="00161DE8" w:rsidRDefault="00161DE8" w:rsidP="003F3F93">
      <w:pPr>
        <w:ind w:firstLine="0"/>
      </w:pPr>
    </w:p>
    <w:p w14:paraId="70D59D16" w14:textId="77777777" w:rsidR="00161DE8" w:rsidRDefault="00161DE8" w:rsidP="00161DE8">
      <w:pPr>
        <w:ind w:firstLine="0"/>
      </w:pPr>
      <w:r>
        <w:rPr>
          <w:rFonts w:hint="eastAsia"/>
        </w:rPr>
        <w:t>吴金伟</w:t>
      </w:r>
    </w:p>
    <w:p w14:paraId="4DF85B6A" w14:textId="77777777" w:rsidR="00161DE8" w:rsidRPr="00D14F84" w:rsidRDefault="00161DE8" w:rsidP="00161DE8">
      <w:pPr>
        <w:ind w:firstLine="0"/>
      </w:pPr>
      <w:r>
        <w:rPr>
          <w:rFonts w:hint="eastAsia"/>
        </w:rPr>
        <w:t>此次的工科创项目相比于之前的做的课程题目更加具有实用性，之前的项目都注重功能的实现，对硬件的操作比较简单而且并不关心实用性。而本次项目所使用到的器件，传感器，</w:t>
      </w:r>
      <w:r>
        <w:rPr>
          <w:rFonts w:hint="eastAsia"/>
        </w:rPr>
        <w:t>PLC</w:t>
      </w:r>
      <w:r>
        <w:rPr>
          <w:rFonts w:hint="eastAsia"/>
        </w:rPr>
        <w:t>，组态，伺服电机等都是具有实际工业用途的产品。在项目设计方面，我们也据此设计了智能家居防盗系统。在此次项目中，我最初始的任务是调试伺服电机，但是经过几次连接之后，驱动模块出现故障，不可修复，因此在整个项目中就没有使用电机。之后我也参加了其他部分的工作，</w:t>
      </w:r>
      <w:r>
        <w:rPr>
          <w:rFonts w:hint="eastAsia"/>
        </w:rPr>
        <w:t>PLC</w:t>
      </w:r>
      <w:r>
        <w:rPr>
          <w:rFonts w:hint="eastAsia"/>
        </w:rPr>
        <w:t>的编程，和传感器的连接使用，以及最后实物模型的搭建。在本课程中，我感受到了真实的电机运行环境，对</w:t>
      </w:r>
      <w:r>
        <w:rPr>
          <w:rFonts w:hint="eastAsia"/>
        </w:rPr>
        <w:t>PLC</w:t>
      </w:r>
      <w:r>
        <w:rPr>
          <w:rFonts w:hint="eastAsia"/>
        </w:rPr>
        <w:t>这一用途广泛的工业控制器有了一些了解，另外，真实接触到了传感器，这些都让我对利用工业标准器件搭建系统有了一定的认识。而且在项目进展过程中，我们小组分工明确，每个人完成自</w:t>
      </w:r>
      <w:bookmarkStart w:id="739" w:name="_GoBack"/>
      <w:bookmarkEnd w:id="739"/>
      <w:r>
        <w:rPr>
          <w:rFonts w:hint="eastAsia"/>
        </w:rPr>
        <w:lastRenderedPageBreak/>
        <w:t>己的主要任务，而又相互配合，注重不同元器件的连接，使得整个项目按照进度有序进行，在有限的时间里从容的完成了任务。</w:t>
      </w:r>
    </w:p>
    <w:p w14:paraId="4BD7C640" w14:textId="77777777" w:rsidR="00161DE8" w:rsidRDefault="00161DE8" w:rsidP="004049EF">
      <w:pPr>
        <w:ind w:firstLine="0"/>
      </w:pPr>
    </w:p>
    <w:p w14:paraId="2FDD6FCD" w14:textId="77777777" w:rsidR="001878C9" w:rsidRDefault="001878C9" w:rsidP="004049EF">
      <w:pPr>
        <w:ind w:firstLine="0"/>
      </w:pPr>
      <w:r>
        <w:rPr>
          <w:rFonts w:hint="eastAsia"/>
        </w:rPr>
        <w:t>王宁</w:t>
      </w:r>
      <w:proofErr w:type="gramStart"/>
      <w:r>
        <w:rPr>
          <w:rFonts w:hint="eastAsia"/>
        </w:rPr>
        <w:t>宁</w:t>
      </w:r>
      <w:proofErr w:type="gramEnd"/>
    </w:p>
    <w:p w14:paraId="5D16CA30" w14:textId="77777777" w:rsidR="001878C9" w:rsidRDefault="001878C9" w:rsidP="004049EF">
      <w:pPr>
        <w:ind w:firstLine="0"/>
      </w:pPr>
      <w:r>
        <w:rPr>
          <w:rFonts w:hint="eastAsia"/>
        </w:rPr>
        <w:t>这是第二次参加工科创课程，</w:t>
      </w:r>
      <w:r w:rsidR="00FD4028">
        <w:rPr>
          <w:rFonts w:hint="eastAsia"/>
        </w:rPr>
        <w:t>更具有工程性，我们在一开始选择做的实际是智能防盗系统，但是发现这样的系统功能过于单一，系统结构也比较简单，</w:t>
      </w:r>
      <w:r w:rsidR="00407DE5">
        <w:rPr>
          <w:rFonts w:hint="eastAsia"/>
        </w:rPr>
        <w:t>在此基础上，我们拓展出了智能家居系统，加上温度报警，以及温度调节这些功能。</w:t>
      </w:r>
      <w:r w:rsidR="00C050B9">
        <w:rPr>
          <w:rFonts w:hint="eastAsia"/>
        </w:rPr>
        <w:t>我是负责组态软件，一开始按照实验室指导书上的操作都没有什么问题，</w:t>
      </w:r>
      <w:r w:rsidR="00CB7F4D">
        <w:rPr>
          <w:rFonts w:hint="eastAsia"/>
        </w:rPr>
        <w:t>但是对于</w:t>
      </w:r>
      <w:r w:rsidR="00CB7F4D">
        <w:rPr>
          <w:rFonts w:hint="eastAsia"/>
        </w:rPr>
        <w:t>I</w:t>
      </w:r>
      <w:r w:rsidR="00CB7F4D">
        <w:t>P</w:t>
      </w:r>
      <w:r w:rsidR="00CB7F4D">
        <w:rPr>
          <w:rFonts w:hint="eastAsia"/>
        </w:rPr>
        <w:t>地址那个地方就是行不通，</w:t>
      </w:r>
      <w:r w:rsidR="008A1819">
        <w:rPr>
          <w:rFonts w:hint="eastAsia"/>
        </w:rPr>
        <w:t>后来在同学和老师的帮助下，终于解决了这个问题，后来，在组态软件编程的过程中，其实也还是遇到了很多问题，对于很多学习资料，其实没有介绍</w:t>
      </w:r>
      <w:r w:rsidR="008A1819">
        <w:rPr>
          <w:rFonts w:hint="eastAsia"/>
        </w:rPr>
        <w:t>S</w:t>
      </w:r>
      <w:r w:rsidR="008A1819">
        <w:t>CADA</w:t>
      </w:r>
      <w:r w:rsidR="008A1819">
        <w:rPr>
          <w:rFonts w:hint="eastAsia"/>
        </w:rPr>
        <w:t>的语法，</w:t>
      </w:r>
      <w:r w:rsidR="008B1992">
        <w:rPr>
          <w:rFonts w:hint="eastAsia"/>
        </w:rPr>
        <w:t>所以在一开始编程的时候，还是出了一点问题，但是有了</w:t>
      </w:r>
      <w:r w:rsidR="008B1992">
        <w:rPr>
          <w:rFonts w:hint="eastAsia"/>
        </w:rPr>
        <w:t>H</w:t>
      </w:r>
      <w:r w:rsidR="008B1992">
        <w:t>ELP</w:t>
      </w:r>
      <w:r w:rsidR="008B1992">
        <w:rPr>
          <w:rFonts w:hint="eastAsia"/>
        </w:rPr>
        <w:t>还是最终解决了，所以最后编程也很顺利，很快就完成了工作。</w:t>
      </w:r>
    </w:p>
    <w:p w14:paraId="4E576E8D" w14:textId="77777777" w:rsidR="0029480F" w:rsidRDefault="008B1992" w:rsidP="004049EF">
      <w:pPr>
        <w:ind w:firstLine="0"/>
      </w:pPr>
      <w:r>
        <w:rPr>
          <w:rFonts w:hint="eastAsia"/>
        </w:rPr>
        <w:t>最感动的是我又一群值得信赖优秀的伙伴，在</w:t>
      </w:r>
      <w:r>
        <w:rPr>
          <w:rFonts w:hint="eastAsia"/>
        </w:rPr>
        <w:t>9</w:t>
      </w:r>
      <w:r>
        <w:rPr>
          <w:rFonts w:hint="eastAsia"/>
        </w:rPr>
        <w:t>月份，因为实验室论文的缘故，我在</w:t>
      </w:r>
      <w:r w:rsidR="0029480F">
        <w:rPr>
          <w:rFonts w:hint="eastAsia"/>
        </w:rPr>
        <w:t>这个项目上花费时间较少，组态软件也给了我机会，可以在</w:t>
      </w:r>
      <w:r w:rsidR="0029480F">
        <w:t>PLC</w:t>
      </w:r>
      <w:r w:rsidR="0029480F">
        <w:rPr>
          <w:rFonts w:hint="eastAsia"/>
        </w:rPr>
        <w:t>搭建好以后再进行组态软件的配置</w:t>
      </w:r>
      <w:r w:rsidR="00470AC1">
        <w:rPr>
          <w:rFonts w:hint="eastAsia"/>
        </w:rPr>
        <w:t>，之后也就全力参与了剩余的项目，所以很感谢大家对我的包容，也很感谢大家对于我的支持。</w:t>
      </w:r>
    </w:p>
    <w:p w14:paraId="0B38EC45" w14:textId="77777777" w:rsidR="00470AC1" w:rsidRDefault="00470AC1" w:rsidP="004049EF">
      <w:pPr>
        <w:ind w:firstLine="0"/>
      </w:pPr>
      <w:r>
        <w:rPr>
          <w:rFonts w:hint="eastAsia"/>
        </w:rPr>
        <w:t>最后，真的要感谢课程的两位助教，在我们项目的过程中给了我们极大的帮助，也要衷心的感谢课程的老师对我们的指导！</w:t>
      </w:r>
    </w:p>
    <w:p w14:paraId="21CCCCC3" w14:textId="77777777" w:rsidR="00470AC1" w:rsidRPr="00161DE8" w:rsidRDefault="00470AC1" w:rsidP="004049EF">
      <w:pPr>
        <w:ind w:firstLine="0"/>
      </w:pPr>
      <w:r>
        <w:rPr>
          <w:rFonts w:hint="eastAsia"/>
        </w:rPr>
        <w:t>关于组态软件使用的建议，配置过程一定要看实验指导书，对于</w:t>
      </w:r>
      <w:r>
        <w:rPr>
          <w:rFonts w:hint="eastAsia"/>
        </w:rPr>
        <w:t>I</w:t>
      </w:r>
      <w:r>
        <w:t>P</w:t>
      </w:r>
      <w:r>
        <w:rPr>
          <w:rFonts w:hint="eastAsia"/>
        </w:rPr>
        <w:t>地址要实时查看，还有关于编写程序的语句，在网上很难搜到，直接用</w:t>
      </w:r>
      <w:r>
        <w:rPr>
          <w:rFonts w:hint="eastAsia"/>
        </w:rPr>
        <w:t>Help</w:t>
      </w:r>
      <w:r>
        <w:rPr>
          <w:rFonts w:hint="eastAsia"/>
        </w:rPr>
        <w:t>会很简单。</w:t>
      </w:r>
    </w:p>
    <w:sectPr w:rsidR="00470AC1" w:rsidRPr="00161DE8" w:rsidSect="00192488">
      <w:headerReference w:type="even" r:id="rId32"/>
      <w:headerReference w:type="default" r:id="rId33"/>
      <w:footerReference w:type="even" r:id="rId34"/>
      <w:pgSz w:w="11907" w:h="16840" w:code="9"/>
      <w:pgMar w:top="1440" w:right="1100" w:bottom="1440" w:left="1100" w:header="720" w:footer="1117" w:gutter="601"/>
      <w:pgNumType w:start="1"/>
      <w:cols w:space="720"/>
      <w:docGrid w:linePitch="28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5F805A" w14:textId="77777777" w:rsidR="00976590" w:rsidRDefault="00976590">
      <w:r>
        <w:separator/>
      </w:r>
    </w:p>
  </w:endnote>
  <w:endnote w:type="continuationSeparator" w:id="0">
    <w:p w14:paraId="659372AE" w14:textId="77777777" w:rsidR="00976590" w:rsidRDefault="00976590">
      <w:r>
        <w:continuationSeparator/>
      </w:r>
    </w:p>
  </w:endnote>
  <w:endnote w:type="continuationNotice" w:id="1">
    <w:p w14:paraId="6E6584CF" w14:textId="77777777" w:rsidR="00976590" w:rsidRDefault="0097659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隶书">
    <w:altName w:val="微软雅黑"/>
    <w:panose1 w:val="02010509060101010101"/>
    <w:charset w:val="86"/>
    <w:family w:val="modern"/>
    <w:pitch w:val="fixed"/>
    <w:sig w:usb0="00000001" w:usb1="080E0000" w:usb2="00000010" w:usb3="00000000" w:csb0="00040000" w:csb1="00000000"/>
  </w:font>
  <w:font w:name="楷体_GB2312">
    <w:altName w:val="楷体"/>
    <w:charset w:val="86"/>
    <w:family w:val="modern"/>
    <w:pitch w:val="default"/>
    <w:sig w:usb0="00000000" w:usb1="00000000" w:usb2="00000010" w:usb3="00000000" w:csb0="00040000" w:csb1="00000000"/>
  </w:font>
  <w:font w:name="仿宋_GB2312">
    <w:charset w:val="86"/>
    <w:family w:val="modern"/>
    <w:pitch w:val="default"/>
    <w:sig w:usb0="00000000" w:usb1="0000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瀹嬩綋">
    <w:altName w:val="宋体"/>
    <w:panose1 w:val="00000000000000000000"/>
    <w:charset w:val="86"/>
    <w:family w:val="roman"/>
    <w:notTrueType/>
    <w:pitch w:val="default"/>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07384" w14:textId="77777777" w:rsidR="00367F6B" w:rsidRDefault="00367F6B">
    <w:pPr>
      <w:pStyle w:val="a5"/>
      <w:rPr>
        <w:rFonts w:ascii="隶书" w:eastAsia="隶书"/>
        <w:b/>
        <w:sz w:val="26"/>
      </w:rPr>
    </w:pPr>
    <w:r>
      <w:rPr>
        <w:rFonts w:ascii="隶书" w:eastAsia="隶书"/>
        <w:b/>
        <w:noProof/>
        <w:sz w:val="26"/>
      </w:rPr>
      <mc:AlternateContent>
        <mc:Choice Requires="wps">
          <w:drawing>
            <wp:anchor distT="0" distB="0" distL="114300" distR="114300" simplePos="0" relativeHeight="251654144" behindDoc="0" locked="0" layoutInCell="0" allowOverlap="1" wp14:anchorId="117E5AA0" wp14:editId="37676825">
              <wp:simplePos x="0" y="0"/>
              <wp:positionH relativeFrom="column">
                <wp:posOffset>0</wp:posOffset>
              </wp:positionH>
              <wp:positionV relativeFrom="paragraph">
                <wp:posOffset>-31750</wp:posOffset>
              </wp:positionV>
              <wp:extent cx="5760720" cy="2540"/>
              <wp:effectExtent l="0" t="0" r="0" b="0"/>
              <wp:wrapNone/>
              <wp:docPr id="7"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720" cy="254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61F744" id="Line 1"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5pt" to="453.6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" o:allowincell="f" strokeweight="3pt"/>
          </w:pict>
        </mc:Fallback>
      </mc:AlternateContent>
    </w:r>
  </w:p>
  <w:p w14:paraId="365C5D08" w14:textId="77777777" w:rsidR="00367F6B" w:rsidRDefault="00367F6B">
    <w:pPr>
      <w:pStyle w:val="a5"/>
      <w:rPr>
        <w:rFonts w:ascii="隶书" w:eastAsia="隶书"/>
        <w:b/>
        <w:sz w:val="26"/>
      </w:rPr>
    </w:pPr>
    <w:r>
      <w:rPr>
        <w:rFonts w:ascii="隶书" w:eastAsia="隶书" w:hint="eastAsia"/>
        <w:b/>
        <w:sz w:val="26"/>
      </w:rPr>
      <w:t xml:space="preserve">       </w:t>
    </w:r>
    <w:r w:rsidRPr="00B608CA">
      <w:rPr>
        <w:rFonts w:ascii="隶书" w:eastAsia="隶书" w:hint="eastAsia"/>
        <w:b/>
        <w:sz w:val="26"/>
      </w:rPr>
      <w:t>上海交通大学  电子信息与电气工程学院</w:t>
    </w:r>
  </w:p>
  <w:p w14:paraId="1069B9BA" w14:textId="77777777" w:rsidR="00367F6B" w:rsidRDefault="00367F6B">
    <w:pPr>
      <w:pStyle w:val="a5"/>
      <w:ind w:left="720"/>
      <w:rPr>
        <w:rFonts w:ascii="隶书" w:eastAsia="隶书"/>
      </w:rPr>
    </w:pPr>
    <w:r>
      <w:rPr>
        <w:rFonts w:ascii="隶书" w:eastAsia="隶书" w:hint="eastAsia"/>
      </w:rPr>
      <w:t xml:space="preserve">  地址：上海市华山路1954号</w:t>
    </w:r>
  </w:p>
  <w:p w14:paraId="4306C26D" w14:textId="77777777" w:rsidR="00367F6B" w:rsidRDefault="00367F6B">
    <w:pPr>
      <w:pStyle w:val="a5"/>
      <w:ind w:left="720"/>
      <w:rPr>
        <w:rFonts w:ascii="隶书" w:eastAsia="隶书"/>
      </w:rPr>
    </w:pPr>
    <w:r>
      <w:rPr>
        <w:rFonts w:ascii="隶书" w:eastAsia="隶书" w:hint="eastAsia"/>
      </w:rPr>
      <w:t xml:space="preserve">  邮政编码：200030</w:t>
    </w:r>
  </w:p>
  <w:p w14:paraId="755DAFBA" w14:textId="77777777" w:rsidR="00367F6B" w:rsidRDefault="00367F6B">
    <w:pPr>
      <w:pStyle w:val="a5"/>
      <w:ind w:left="720"/>
      <w:rPr>
        <w:rFonts w:ascii="隶书" w:eastAsia="隶书"/>
      </w:rPr>
    </w:pPr>
    <w:r>
      <w:rPr>
        <w:rFonts w:ascii="隶书" w:eastAsia="隶书" w:hint="eastAsia"/>
      </w:rPr>
      <w:t xml:space="preserve">  </w:t>
    </w:r>
  </w:p>
  <w:p w14:paraId="262B747F" w14:textId="77777777" w:rsidR="00367F6B" w:rsidRDefault="00367F6B">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C11B90" w14:textId="77777777" w:rsidR="00367F6B" w:rsidRDefault="00367F6B">
    <w:pPr>
      <w:pStyle w:val="a5"/>
      <w:jc w:val="right"/>
      <w:rPr>
        <w:rFonts w:ascii="隶书" w:eastAsia="隶书"/>
        <w:snapToGrid w:val="0"/>
      </w:rPr>
    </w:pPr>
    <w:r>
      <w:rPr>
        <w:rFonts w:ascii="隶书" w:eastAsia="隶书"/>
        <w:noProof/>
      </w:rPr>
      <mc:AlternateContent>
        <mc:Choice Requires="wps">
          <w:drawing>
            <wp:anchor distT="0" distB="0" distL="114300" distR="114300" simplePos="0" relativeHeight="251655168" behindDoc="0" locked="0" layoutInCell="0" allowOverlap="1" wp14:anchorId="1513283F" wp14:editId="1AFBA58C">
              <wp:simplePos x="0" y="0"/>
              <wp:positionH relativeFrom="column">
                <wp:posOffset>-3810</wp:posOffset>
              </wp:positionH>
              <wp:positionV relativeFrom="paragraph">
                <wp:posOffset>-22225</wp:posOffset>
              </wp:positionV>
              <wp:extent cx="5764530" cy="0"/>
              <wp:effectExtent l="0" t="0" r="0" b="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453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6CE090" id="Line 2"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75pt" to="453.6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" o:allowincell="f" strokeweight="3pt"/>
          </w:pict>
        </mc:Fallback>
      </mc:AlternateContent>
    </w:r>
  </w:p>
  <w:p w14:paraId="104B3211" w14:textId="77777777" w:rsidR="00367F6B" w:rsidRPr="004166CF" w:rsidRDefault="00367F6B" w:rsidP="007C4FCE">
    <w:pPr>
      <w:pStyle w:val="a5"/>
      <w:jc w:val="both"/>
      <w:rPr>
        <w:rFonts w:eastAsia="隶书"/>
        <w:szCs w:val="24"/>
      </w:rPr>
    </w:pPr>
    <w:r w:rsidRPr="004166CF">
      <w:rPr>
        <w:rFonts w:eastAsia="隶书" w:hint="eastAsia"/>
        <w:szCs w:val="24"/>
      </w:rPr>
      <w:t>上海交通大学</w:t>
    </w:r>
    <w:r>
      <w:rPr>
        <w:rFonts w:eastAsia="隶书" w:hint="eastAsia"/>
        <w:szCs w:val="24"/>
      </w:rPr>
      <w:t xml:space="preserve"> </w:t>
    </w:r>
    <w:r>
      <w:rPr>
        <w:rFonts w:eastAsia="隶书" w:hint="eastAsia"/>
        <w:szCs w:val="24"/>
      </w:rPr>
      <w:t>电子信息与电气工程学院</w:t>
    </w:r>
    <w:r>
      <w:rPr>
        <w:rFonts w:eastAsia="隶书" w:hint="eastAsia"/>
        <w:szCs w:val="24"/>
      </w:rPr>
      <w:t xml:space="preserve"> </w:t>
    </w:r>
    <w:r>
      <w:rPr>
        <w:rFonts w:eastAsia="隶书" w:hint="eastAsia"/>
        <w:szCs w:val="24"/>
      </w:rPr>
      <w:t>电气工程系</w:t>
    </w:r>
  </w:p>
  <w:p w14:paraId="2FCC65FB" w14:textId="77777777" w:rsidR="00367F6B" w:rsidRPr="004166CF" w:rsidRDefault="00367F6B" w:rsidP="007C4FCE">
    <w:pPr>
      <w:pStyle w:val="a5"/>
      <w:jc w:val="both"/>
      <w:rPr>
        <w:rFonts w:eastAsia="隶书"/>
        <w:szCs w:val="24"/>
      </w:rPr>
    </w:pPr>
    <w:r w:rsidRPr="004166CF">
      <w:rPr>
        <w:rFonts w:eastAsia="隶书" w:hint="eastAsia"/>
        <w:szCs w:val="24"/>
      </w:rPr>
      <w:t>地</w:t>
    </w:r>
    <w:r w:rsidRPr="004166CF">
      <w:rPr>
        <w:rFonts w:eastAsia="隶书" w:hint="eastAsia"/>
        <w:szCs w:val="24"/>
      </w:rPr>
      <w:t xml:space="preserve">    </w:t>
    </w:r>
    <w:r w:rsidRPr="004166CF">
      <w:rPr>
        <w:rFonts w:eastAsia="隶书" w:hint="eastAsia"/>
        <w:szCs w:val="24"/>
      </w:rPr>
      <w:t>址：</w:t>
    </w:r>
    <w:r>
      <w:rPr>
        <w:rFonts w:eastAsia="隶书" w:hint="eastAsia"/>
        <w:szCs w:val="24"/>
      </w:rPr>
      <w:t>上海市闵行区</w:t>
    </w:r>
    <w:r w:rsidRPr="004166CF">
      <w:rPr>
        <w:rFonts w:eastAsia="隶书" w:hint="eastAsia"/>
        <w:szCs w:val="24"/>
      </w:rPr>
      <w:t>东川路</w:t>
    </w:r>
    <w:r w:rsidRPr="004166CF">
      <w:rPr>
        <w:rFonts w:eastAsia="隶书" w:hint="eastAsia"/>
        <w:szCs w:val="24"/>
      </w:rPr>
      <w:t>800</w:t>
    </w:r>
    <w:r w:rsidRPr="004166CF">
      <w:rPr>
        <w:rFonts w:eastAsia="隶书" w:hint="eastAsia"/>
        <w:szCs w:val="24"/>
      </w:rPr>
      <w:t>号</w:t>
    </w:r>
  </w:p>
  <w:p w14:paraId="4F7123AD" w14:textId="77777777" w:rsidR="00367F6B" w:rsidRPr="004166CF" w:rsidRDefault="00367F6B" w:rsidP="007C4FCE">
    <w:pPr>
      <w:pStyle w:val="a5"/>
      <w:jc w:val="both"/>
      <w:rPr>
        <w:rFonts w:eastAsia="隶书"/>
        <w:szCs w:val="24"/>
      </w:rPr>
    </w:pPr>
    <w:r w:rsidRPr="004166CF">
      <w:rPr>
        <w:rFonts w:eastAsia="隶书" w:hint="eastAsia"/>
        <w:szCs w:val="24"/>
      </w:rPr>
      <w:t>邮</w:t>
    </w:r>
    <w:r w:rsidRPr="004166CF">
      <w:rPr>
        <w:rFonts w:eastAsia="隶书" w:hint="eastAsia"/>
        <w:szCs w:val="24"/>
      </w:rPr>
      <w:t xml:space="preserve">    </w:t>
    </w:r>
    <w:r w:rsidRPr="004166CF">
      <w:rPr>
        <w:rFonts w:eastAsia="隶书" w:hint="eastAsia"/>
        <w:szCs w:val="24"/>
      </w:rPr>
      <w:t>编：</w:t>
    </w:r>
    <w:r w:rsidRPr="004166CF">
      <w:rPr>
        <w:rFonts w:eastAsia="隶书" w:hint="eastAsia"/>
        <w:szCs w:val="24"/>
      </w:rPr>
      <w:t>200240</w:t>
    </w:r>
  </w:p>
  <w:p w14:paraId="4272875A" w14:textId="77777777" w:rsidR="00367F6B" w:rsidRDefault="00367F6B" w:rsidP="002154BC">
    <w:pPr>
      <w:pStyle w:val="a5"/>
      <w:jc w:val="both"/>
      <w:rPr>
        <w:rFonts w:eastAsia="隶书"/>
      </w:rPr>
    </w:pPr>
  </w:p>
  <w:p w14:paraId="3EBF69ED" w14:textId="77777777" w:rsidR="00367F6B" w:rsidRDefault="00367F6B" w:rsidP="002154BC">
    <w:pPr>
      <w:pStyle w:val="a5"/>
      <w:jc w:val="both"/>
      <w:rPr>
        <w:rFonts w:eastAsia="隶书"/>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95309" w14:textId="77777777" w:rsidR="00367F6B" w:rsidRDefault="00367F6B">
    <w:pPr>
      <w:ind w:firstLine="720"/>
      <w:rPr>
        <w:rFonts w:ascii="楷体_GB2312"/>
        <w:b/>
        <w:sz w:val="28"/>
      </w:rPr>
    </w:pPr>
  </w:p>
  <w:p w14:paraId="66D381E5" w14:textId="77777777" w:rsidR="00367F6B" w:rsidRDefault="00367F6B" w:rsidP="007C4FCE">
    <w:pPr>
      <w:ind w:firstLine="720"/>
      <w:rPr>
        <w:rFonts w:eastAsia="楷体_GB2312"/>
        <w:b/>
        <w:spacing w:val="40"/>
        <w:sz w:val="30"/>
      </w:rPr>
    </w:pPr>
    <w:r>
      <w:rPr>
        <w:rFonts w:eastAsia="楷体_GB2312" w:hint="eastAsia"/>
        <w:b/>
        <w:spacing w:val="40"/>
        <w:sz w:val="30"/>
      </w:rPr>
      <w:t>项目名称：</w:t>
    </w:r>
    <w:r w:rsidRPr="008E4D1F">
      <w:rPr>
        <w:rFonts w:ascii="楷体_GB2312" w:eastAsia="楷体_GB2312" w:hint="eastAsia"/>
        <w:b/>
        <w:color w:val="5B9BD5"/>
        <w:sz w:val="30"/>
        <w:szCs w:val="30"/>
      </w:rPr>
      <w:t>智能家居防盗系统</w:t>
    </w:r>
  </w:p>
  <w:p w14:paraId="5B2B1152" w14:textId="77777777" w:rsidR="00367F6B" w:rsidRDefault="00367F6B" w:rsidP="007C4FCE">
    <w:pPr>
      <w:ind w:firstLine="720"/>
      <w:rPr>
        <w:rFonts w:eastAsia="楷体_GB2312"/>
        <w:b/>
        <w:spacing w:val="40"/>
        <w:sz w:val="30"/>
      </w:rPr>
    </w:pPr>
    <w:r>
      <w:rPr>
        <w:rFonts w:eastAsia="楷体_GB2312" w:hint="eastAsia"/>
        <w:b/>
        <w:spacing w:val="40"/>
        <w:sz w:val="30"/>
      </w:rPr>
      <w:t>设计小组编号：</w:t>
    </w:r>
    <w:r w:rsidRPr="00CE50ED">
      <w:rPr>
        <w:rFonts w:eastAsia="楷体_GB2312"/>
        <w:b/>
        <w:color w:val="5B9BD5"/>
        <w:spacing w:val="40"/>
        <w:sz w:val="30"/>
      </w:rPr>
      <w:t>M340-0</w:t>
    </w:r>
    <w:r>
      <w:rPr>
        <w:rFonts w:eastAsia="楷体_GB2312" w:hint="eastAsia"/>
        <w:b/>
        <w:color w:val="5B9BD5"/>
        <w:spacing w:val="40"/>
        <w:sz w:val="30"/>
      </w:rPr>
      <w:t>4</w:t>
    </w:r>
    <w:r>
      <w:rPr>
        <w:rFonts w:ascii="楷体_GB2312" w:eastAsia="楷体_GB2312" w:hint="eastAsia"/>
        <w:b/>
        <w:color w:val="FF0000"/>
        <w:sz w:val="30"/>
        <w:szCs w:val="30"/>
      </w:rPr>
      <w:t xml:space="preserve"> </w:t>
    </w:r>
  </w:p>
  <w:p w14:paraId="1E445C8B" w14:textId="77777777" w:rsidR="00367F6B" w:rsidRDefault="00367F6B" w:rsidP="007C4FCE">
    <w:pPr>
      <w:ind w:left="720" w:firstLine="0"/>
      <w:rPr>
        <w:rFonts w:eastAsia="楷体_GB2312"/>
        <w:b/>
        <w:spacing w:val="40"/>
        <w:sz w:val="30"/>
      </w:rPr>
    </w:pPr>
    <w:r>
      <w:rPr>
        <w:rFonts w:eastAsia="楷体_GB2312" w:hint="eastAsia"/>
        <w:b/>
        <w:spacing w:val="40"/>
        <w:sz w:val="30"/>
      </w:rPr>
      <w:t>设计小组名单：</w:t>
    </w:r>
  </w:p>
  <w:p w14:paraId="3F9F0D99" w14:textId="77777777" w:rsidR="00367F6B" w:rsidRDefault="00367F6B" w:rsidP="007C4FCE">
    <w:pPr>
      <w:ind w:left="720" w:firstLine="0"/>
      <w:rPr>
        <w:rFonts w:eastAsia="楷体_GB2312"/>
        <w:b/>
        <w:spacing w:val="40"/>
        <w:sz w:val="30"/>
      </w:rPr>
    </w:pPr>
    <w:r w:rsidRPr="00CE50ED">
      <w:rPr>
        <w:rFonts w:ascii="楷体_GB2312" w:eastAsia="楷体_GB2312" w:hint="eastAsia"/>
        <w:b/>
        <w:color w:val="5B9BD5"/>
        <w:sz w:val="30"/>
        <w:szCs w:val="30"/>
      </w:rPr>
      <w:t>赵</w:t>
    </w:r>
    <w:r>
      <w:rPr>
        <w:rFonts w:ascii="楷体_GB2312" w:eastAsia="楷体_GB2312" w:hint="eastAsia"/>
        <w:b/>
        <w:color w:val="5B9BD5"/>
        <w:sz w:val="30"/>
        <w:szCs w:val="30"/>
      </w:rPr>
      <w:t>子文</w:t>
    </w:r>
    <w:r>
      <w:rPr>
        <w:rFonts w:ascii="楷体_GB2312" w:eastAsia="楷体_GB2312" w:hint="eastAsia"/>
        <w:b/>
        <w:color w:val="FF0000"/>
        <w:sz w:val="30"/>
        <w:szCs w:val="30"/>
      </w:rPr>
      <w:t>(组长)</w:t>
    </w:r>
    <w:r w:rsidRPr="00CE50ED">
      <w:rPr>
        <w:rFonts w:ascii="楷体_GB2312" w:eastAsia="楷体_GB2312" w:hint="eastAsia"/>
        <w:b/>
        <w:color w:val="5B9BD5"/>
        <w:sz w:val="30"/>
        <w:szCs w:val="30"/>
      </w:rPr>
      <w:t>、</w:t>
    </w:r>
    <w:r>
      <w:rPr>
        <w:rFonts w:ascii="楷体_GB2312" w:eastAsia="楷体_GB2312" w:hint="eastAsia"/>
        <w:b/>
        <w:color w:val="5B9BD5"/>
        <w:sz w:val="30"/>
        <w:szCs w:val="30"/>
      </w:rPr>
      <w:t>顾崇寅</w:t>
    </w:r>
    <w:r w:rsidRPr="00CE50ED">
      <w:rPr>
        <w:rFonts w:ascii="楷体_GB2312" w:eastAsia="楷体_GB2312" w:hint="eastAsia"/>
        <w:b/>
        <w:color w:val="5B9BD5"/>
        <w:sz w:val="30"/>
        <w:szCs w:val="30"/>
      </w:rPr>
      <w:t>、</w:t>
    </w:r>
    <w:r>
      <w:rPr>
        <w:rFonts w:ascii="楷体_GB2312" w:eastAsia="楷体_GB2312" w:hint="eastAsia"/>
        <w:b/>
        <w:color w:val="5B9BD5"/>
        <w:sz w:val="30"/>
        <w:szCs w:val="30"/>
      </w:rPr>
      <w:t>宁致远</w:t>
    </w:r>
    <w:r w:rsidRPr="00CE50ED">
      <w:rPr>
        <w:rFonts w:ascii="楷体_GB2312" w:eastAsia="楷体_GB2312" w:hint="eastAsia"/>
        <w:b/>
        <w:color w:val="5B9BD5"/>
        <w:sz w:val="30"/>
        <w:szCs w:val="30"/>
      </w:rPr>
      <w:t>、</w:t>
    </w:r>
    <w:r>
      <w:rPr>
        <w:rFonts w:ascii="楷体_GB2312" w:eastAsia="楷体_GB2312" w:hint="eastAsia"/>
        <w:b/>
        <w:color w:val="5B9BD5"/>
        <w:sz w:val="30"/>
        <w:szCs w:val="30"/>
      </w:rPr>
      <w:t>吴金伟、王宁</w:t>
    </w:r>
    <w:proofErr w:type="gramStart"/>
    <w:r>
      <w:rPr>
        <w:rFonts w:ascii="楷体_GB2312" w:eastAsia="楷体_GB2312" w:hint="eastAsia"/>
        <w:b/>
        <w:color w:val="5B9BD5"/>
        <w:sz w:val="30"/>
        <w:szCs w:val="30"/>
      </w:rPr>
      <w:t>宁</w:t>
    </w:r>
    <w:proofErr w:type="gramEnd"/>
  </w:p>
  <w:p w14:paraId="53D97CE6" w14:textId="77777777" w:rsidR="00367F6B" w:rsidRDefault="00367F6B">
    <w:pPr>
      <w:pStyle w:val="a5"/>
      <w:ind w:firstLine="0"/>
      <w:rPr>
        <w:rFonts w:ascii="楷体_GB2312"/>
        <w:snapToGrid w:val="0"/>
      </w:rPr>
    </w:pPr>
  </w:p>
  <w:p w14:paraId="599966FC" w14:textId="77777777" w:rsidR="00367F6B" w:rsidRDefault="00367F6B">
    <w:pPr>
      <w:pStyle w:val="a5"/>
      <w:rPr>
        <w:rFonts w:ascii="楷体_GB2312"/>
        <w:snapToGrid w:val="0"/>
      </w:rPr>
    </w:pPr>
  </w:p>
  <w:p w14:paraId="6D10ACCF" w14:textId="77777777" w:rsidR="00367F6B" w:rsidRDefault="00367F6B">
    <w:pPr>
      <w:pStyle w:val="a5"/>
      <w:jc w:val="center"/>
      <w:rPr>
        <w:rFonts w:ascii="楷体_GB2312"/>
        <w:snapToGrid w:val="0"/>
      </w:rPr>
    </w:pPr>
  </w:p>
  <w:p w14:paraId="33C2642E" w14:textId="77777777" w:rsidR="00367F6B" w:rsidRDefault="00367F6B">
    <w:pPr>
      <w:pStyle w:val="a5"/>
      <w:rPr>
        <w:rFonts w:ascii="楷体_GB2312"/>
        <w:snapToGrid w:val="0"/>
      </w:rPr>
    </w:pPr>
  </w:p>
  <w:p w14:paraId="438A109A" w14:textId="77777777" w:rsidR="00367F6B" w:rsidRDefault="00367F6B">
    <w:pPr>
      <w:pStyle w:val="a5"/>
      <w:rPr>
        <w:rFonts w:ascii="楷体_GB2312"/>
        <w:snapToGrid w:val="0"/>
      </w:rPr>
    </w:pPr>
    <w:r>
      <w:rPr>
        <w:rFonts w:ascii="楷体_GB2312"/>
        <w:noProof/>
      </w:rPr>
      <mc:AlternateContent>
        <mc:Choice Requires="wps">
          <w:drawing>
            <wp:anchor distT="0" distB="0" distL="114300" distR="114300" simplePos="0" relativeHeight="251656192" behindDoc="0" locked="0" layoutInCell="0" allowOverlap="1" wp14:anchorId="430AA93A" wp14:editId="0B0AE6D9">
              <wp:simplePos x="0" y="0"/>
              <wp:positionH relativeFrom="column">
                <wp:posOffset>635</wp:posOffset>
              </wp:positionH>
              <wp:positionV relativeFrom="paragraph">
                <wp:posOffset>69215</wp:posOffset>
              </wp:positionV>
              <wp:extent cx="5760720" cy="0"/>
              <wp:effectExtent l="0" t="0" r="0" b="0"/>
              <wp:wrapNone/>
              <wp:docPr id="5"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7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1282C5" id="Line 3" o:spid="_x0000_s1026" style="position:absolute;left:0;text-align:lef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5.45pt" to="453.6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" o:allowincell="f" strokeweight="3pt"/>
          </w:pict>
        </mc:Fallback>
      </mc:AlternateContent>
    </w:r>
  </w:p>
  <w:p w14:paraId="22ABC042" w14:textId="77777777" w:rsidR="00367F6B" w:rsidRDefault="00367F6B">
    <w:pPr>
      <w:pStyle w:val="Note"/>
      <w:jc w:val="center"/>
      <w:rPr>
        <w:sz w:val="24"/>
        <w:lang w:eastAsia="zh-CN"/>
      </w:rPr>
    </w:pPr>
    <w:r>
      <w:rPr>
        <w:rFonts w:hint="eastAsia"/>
        <w:sz w:val="24"/>
        <w:lang w:eastAsia="zh-CN"/>
      </w:rPr>
      <w:t>上海交通大学</w:t>
    </w:r>
    <w:r>
      <w:rPr>
        <w:sz w:val="24"/>
        <w:lang w:eastAsia="zh-CN"/>
      </w:rPr>
      <w:t xml:space="preserve">  </w:t>
    </w:r>
    <w:r>
      <w:rPr>
        <w:rFonts w:hint="eastAsia"/>
        <w:sz w:val="24"/>
        <w:lang w:eastAsia="zh-CN"/>
      </w:rPr>
      <w:t>电子信息与电气工程学院</w:t>
    </w:r>
    <w:r>
      <w:rPr>
        <w:rFonts w:hint="eastAsia"/>
        <w:sz w:val="24"/>
        <w:lang w:eastAsia="zh-CN"/>
      </w:rPr>
      <w:t xml:space="preserve"> </w:t>
    </w:r>
    <w:r>
      <w:rPr>
        <w:sz w:val="24"/>
        <w:lang w:eastAsia="zh-CN"/>
      </w:rPr>
      <w:t xml:space="preserve"> </w:t>
    </w:r>
    <w:r>
      <w:rPr>
        <w:rFonts w:hint="eastAsia"/>
        <w:sz w:val="24"/>
        <w:lang w:eastAsia="zh-CN"/>
      </w:rPr>
      <w:t>电气工程系</w:t>
    </w:r>
  </w:p>
  <w:p w14:paraId="31FB756D" w14:textId="77777777" w:rsidR="00367F6B" w:rsidRDefault="00367F6B">
    <w:pPr>
      <w:pStyle w:val="Note"/>
      <w:rPr>
        <w:rFonts w:ascii="楷体_GB2312"/>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1D1081" w14:textId="77777777" w:rsidR="00367F6B" w:rsidRDefault="00367F6B">
    <w:pPr>
      <w:pStyle w:val="a5"/>
      <w:rPr>
        <w:rFonts w:ascii="隶书" w:eastAsia="隶书"/>
        <w:snapToGrid w:val="0"/>
      </w:rPr>
    </w:pPr>
    <w:r>
      <w:rPr>
        <w:rFonts w:ascii="隶书" w:eastAsia="隶书"/>
        <w:noProof/>
      </w:rPr>
      <mc:AlternateContent>
        <mc:Choice Requires="wps">
          <w:drawing>
            <wp:anchor distT="0" distB="0" distL="114300" distR="114300" simplePos="0" relativeHeight="251658240" behindDoc="0" locked="0" layoutInCell="0" allowOverlap="1" wp14:anchorId="3C46BEF7" wp14:editId="0118E30D">
              <wp:simplePos x="0" y="0"/>
              <wp:positionH relativeFrom="column">
                <wp:posOffset>-3810</wp:posOffset>
              </wp:positionH>
              <wp:positionV relativeFrom="paragraph">
                <wp:posOffset>-22225</wp:posOffset>
              </wp:positionV>
              <wp:extent cx="5764530" cy="0"/>
              <wp:effectExtent l="0" t="0" r="0" b="0"/>
              <wp:wrapNone/>
              <wp:docPr id="4"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453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EC07AE" id="Line 5"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75pt" to="453.6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" o:allowincell="f" strokeweight="3pt"/>
          </w:pict>
        </mc:Fallback>
      </mc:AlternateContent>
    </w:r>
    <w:r>
      <w:rPr>
        <w:rStyle w:val="a8"/>
        <w:rFonts w:ascii="隶书" w:hint="eastAsia"/>
      </w:rPr>
      <w:t>第</w:t>
    </w:r>
    <w:r>
      <w:rPr>
        <w:rStyle w:val="a8"/>
        <w:rFonts w:ascii="隶书"/>
      </w:rPr>
      <w:fldChar w:fldCharType="begin"/>
    </w:r>
    <w:r>
      <w:rPr>
        <w:rStyle w:val="a8"/>
        <w:rFonts w:ascii="隶书"/>
      </w:rPr>
      <w:instrText xml:space="preserve"> PAGE </w:instrText>
    </w:r>
    <w:r>
      <w:rPr>
        <w:rStyle w:val="a8"/>
        <w:rFonts w:ascii="隶书"/>
      </w:rPr>
      <w:fldChar w:fldCharType="separate"/>
    </w:r>
    <w:r>
      <w:rPr>
        <w:rStyle w:val="a8"/>
        <w:rFonts w:ascii="隶书"/>
        <w:noProof/>
      </w:rPr>
      <w:t>2</w:t>
    </w:r>
    <w:r>
      <w:rPr>
        <w:rStyle w:val="a8"/>
        <w:rFonts w:ascii="隶书"/>
      </w:rPr>
      <w:fldChar w:fldCharType="end"/>
    </w:r>
    <w:r>
      <w:rPr>
        <w:rStyle w:val="a8"/>
        <w:rFonts w:ascii="隶书" w:hint="eastAsia"/>
      </w:rPr>
      <w:t>页 共4页</w:t>
    </w:r>
  </w:p>
  <w:p w14:paraId="1A0F16E8" w14:textId="77777777" w:rsidR="00367F6B" w:rsidRDefault="00367F6B">
    <w:pPr>
      <w:pStyle w:val="a5"/>
      <w:jc w:val="center"/>
      <w:rPr>
        <w:rFonts w:eastAsia="隶书"/>
      </w:rPr>
    </w:pPr>
    <w:r w:rsidRPr="008525F0">
      <w:rPr>
        <w:rFonts w:eastAsia="隶书" w:hint="eastAsia"/>
      </w:rPr>
      <w:t>上海交通大学</w:t>
    </w:r>
    <w:r w:rsidRPr="008525F0">
      <w:rPr>
        <w:rFonts w:eastAsia="隶书" w:hint="eastAsia"/>
      </w:rPr>
      <w:t xml:space="preserve">  </w:t>
    </w:r>
    <w:r w:rsidRPr="008525F0">
      <w:rPr>
        <w:rFonts w:eastAsia="隶书" w:hint="eastAsia"/>
      </w:rPr>
      <w:t>电子信息与电气工程学院</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EC6A2" w14:textId="77777777" w:rsidR="00367F6B" w:rsidRDefault="00367F6B" w:rsidP="00E737BB">
    <w:pPr>
      <w:pStyle w:val="a5"/>
      <w:jc w:val="center"/>
      <w:rPr>
        <w:rFonts w:ascii="隶书" w:eastAsia="隶书"/>
        <w:snapToGrid w:val="0"/>
      </w:rPr>
    </w:pPr>
    <w:r>
      <w:rPr>
        <w:rFonts w:ascii="隶书" w:eastAsia="隶书"/>
        <w:noProof/>
      </w:rPr>
      <mc:AlternateContent>
        <mc:Choice Requires="wps">
          <w:drawing>
            <wp:anchor distT="0" distB="0" distL="114300" distR="114300" simplePos="0" relativeHeight="251661312" behindDoc="0" locked="0" layoutInCell="0" allowOverlap="1" wp14:anchorId="32CB0A9E" wp14:editId="32631F46">
              <wp:simplePos x="0" y="0"/>
              <wp:positionH relativeFrom="column">
                <wp:posOffset>-3810</wp:posOffset>
              </wp:positionH>
              <wp:positionV relativeFrom="paragraph">
                <wp:posOffset>-22225</wp:posOffset>
              </wp:positionV>
              <wp:extent cx="5764530" cy="0"/>
              <wp:effectExtent l="0" t="0" r="0" b="0"/>
              <wp:wrapNone/>
              <wp:docPr id="3"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453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2DCC9C" id="Line 29"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75pt" to="453.6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laHFAIAACo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" o:allowincell="f" strokeweight="3pt"/>
          </w:pict>
        </mc:Fallback>
      </mc:AlternateContent>
    </w:r>
    <w:r>
      <w:rPr>
        <w:rStyle w:val="a8"/>
        <w:rFonts w:ascii="隶书" w:hint="eastAsia"/>
      </w:rPr>
      <w:t>第</w:t>
    </w:r>
    <w:r>
      <w:rPr>
        <w:rStyle w:val="a8"/>
        <w:rFonts w:ascii="隶书"/>
      </w:rPr>
      <w:fldChar w:fldCharType="begin"/>
    </w:r>
    <w:r>
      <w:rPr>
        <w:rStyle w:val="a8"/>
        <w:rFonts w:ascii="隶书"/>
      </w:rPr>
      <w:instrText xml:space="preserve"> PAGE </w:instrText>
    </w:r>
    <w:r>
      <w:rPr>
        <w:rStyle w:val="a8"/>
        <w:rFonts w:ascii="隶书"/>
      </w:rPr>
      <w:fldChar w:fldCharType="separate"/>
    </w:r>
    <w:r>
      <w:rPr>
        <w:rStyle w:val="a8"/>
        <w:rFonts w:ascii="隶书"/>
        <w:noProof/>
      </w:rPr>
      <w:t>4</w:t>
    </w:r>
    <w:r>
      <w:rPr>
        <w:rStyle w:val="a8"/>
        <w:rFonts w:ascii="隶书"/>
      </w:rPr>
      <w:fldChar w:fldCharType="end"/>
    </w:r>
    <w:r>
      <w:rPr>
        <w:rStyle w:val="a8"/>
        <w:rFonts w:ascii="隶书" w:hint="eastAsia"/>
      </w:rPr>
      <w:t>页</w:t>
    </w:r>
  </w:p>
  <w:p w14:paraId="73A6DA63" w14:textId="77777777" w:rsidR="00367F6B" w:rsidRDefault="00367F6B">
    <w:pPr>
      <w:pStyle w:val="a5"/>
      <w:jc w:val="center"/>
      <w:rPr>
        <w:rFonts w:eastAsia="隶书"/>
      </w:rPr>
    </w:pPr>
    <w:proofErr w:type="spellStart"/>
    <w:r w:rsidRPr="002154BC">
      <w:rPr>
        <w:rFonts w:eastAsia="隶书" w:hint="eastAsia"/>
      </w:rPr>
      <w:t>上海交通大学</w:t>
    </w:r>
    <w:proofErr w:type="spellEnd"/>
    <w:r w:rsidRPr="002154BC">
      <w:rPr>
        <w:rFonts w:eastAsia="隶书" w:hint="eastAsia"/>
      </w:rPr>
      <w:t xml:space="preserve">  </w:t>
    </w:r>
    <w:proofErr w:type="spellStart"/>
    <w:r w:rsidRPr="002154BC">
      <w:rPr>
        <w:rFonts w:eastAsia="隶书" w:hint="eastAsia"/>
      </w:rPr>
      <w:t>电子信息与电气工程学院</w:t>
    </w:r>
    <w:proofErr w:type="spellEnd"/>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B54CA4" w14:textId="77777777" w:rsidR="00367F6B" w:rsidRDefault="00367F6B">
    <w:pPr>
      <w:pStyle w:val="a5"/>
      <w:jc w:val="right"/>
      <w:rPr>
        <w:rStyle w:val="a8"/>
      </w:rPr>
    </w:pPr>
    <w:r>
      <w:rPr>
        <w:rStyle w:val="a8"/>
        <w:noProof/>
      </w:rPr>
      <mc:AlternateContent>
        <mc:Choice Requires="wps">
          <w:drawing>
            <wp:anchor distT="0" distB="0" distL="114300" distR="114300" simplePos="0" relativeHeight="251657216" behindDoc="0" locked="0" layoutInCell="0" allowOverlap="1" wp14:anchorId="1FB39789" wp14:editId="47C92F75">
              <wp:simplePos x="0" y="0"/>
              <wp:positionH relativeFrom="column">
                <wp:posOffset>-3810</wp:posOffset>
              </wp:positionH>
              <wp:positionV relativeFrom="paragraph">
                <wp:posOffset>-22225</wp:posOffset>
              </wp:positionV>
              <wp:extent cx="5764530" cy="0"/>
              <wp:effectExtent l="0" t="0" r="0" b="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453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64A6B9" id="Line 4"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75pt" to="453.6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" o:allowincell="f" strokeweight="3pt"/>
          </w:pict>
        </mc:Fallback>
      </mc:AlternateContent>
    </w:r>
    <w:r>
      <w:rPr>
        <w:rStyle w:val="a8"/>
        <w:rFonts w:hint="eastAsia"/>
      </w:rPr>
      <w:t>第</w:t>
    </w:r>
    <w:r>
      <w:rPr>
        <w:rStyle w:val="a8"/>
      </w:rPr>
      <w:fldChar w:fldCharType="begin"/>
    </w:r>
    <w:r>
      <w:rPr>
        <w:rStyle w:val="a8"/>
      </w:rPr>
      <w:instrText xml:space="preserve"> PAGE </w:instrText>
    </w:r>
    <w:r>
      <w:rPr>
        <w:rStyle w:val="a8"/>
      </w:rPr>
      <w:fldChar w:fldCharType="separate"/>
    </w:r>
    <w:r>
      <w:rPr>
        <w:rStyle w:val="a8"/>
        <w:noProof/>
      </w:rPr>
      <w:t>1</w:t>
    </w:r>
    <w:r>
      <w:rPr>
        <w:rStyle w:val="a8"/>
      </w:rPr>
      <w:fldChar w:fldCharType="end"/>
    </w:r>
    <w:r>
      <w:rPr>
        <w:rStyle w:val="a8"/>
        <w:rFonts w:hint="eastAsia"/>
      </w:rPr>
      <w:t>页</w:t>
    </w:r>
    <w:r>
      <w:rPr>
        <w:rStyle w:val="a8"/>
        <w:rFonts w:hint="eastAsia"/>
      </w:rPr>
      <w:t xml:space="preserve"> </w:t>
    </w:r>
    <w:r>
      <w:rPr>
        <w:rStyle w:val="a8"/>
        <w:rFonts w:hint="eastAsia"/>
      </w:rPr>
      <w:t>共</w:t>
    </w:r>
    <w:r>
      <w:rPr>
        <w:rStyle w:val="a8"/>
        <w:rFonts w:hint="eastAsia"/>
      </w:rPr>
      <w:t>4</w:t>
    </w:r>
    <w:r>
      <w:rPr>
        <w:rStyle w:val="a8"/>
        <w:rFonts w:hint="eastAsia"/>
      </w:rPr>
      <w:t>页</w:t>
    </w:r>
  </w:p>
  <w:p w14:paraId="244A1E2D" w14:textId="77777777" w:rsidR="00367F6B" w:rsidRDefault="00367F6B">
    <w:pPr>
      <w:pStyle w:val="a5"/>
      <w:jc w:val="center"/>
      <w:rPr>
        <w:rFonts w:eastAsia="隶书"/>
      </w:rPr>
    </w:pPr>
    <w:r w:rsidRPr="008525F0">
      <w:rPr>
        <w:rFonts w:eastAsia="隶书" w:hint="eastAsia"/>
      </w:rPr>
      <w:t>上海交通大学</w:t>
    </w:r>
    <w:r w:rsidRPr="008525F0">
      <w:rPr>
        <w:rFonts w:eastAsia="隶书" w:hint="eastAsia"/>
      </w:rPr>
      <w:t xml:space="preserve">  </w:t>
    </w:r>
    <w:r w:rsidRPr="008525F0">
      <w:rPr>
        <w:rFonts w:eastAsia="隶书" w:hint="eastAsia"/>
      </w:rPr>
      <w:t>电子信息与电气工程学院</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D6416" w14:textId="77777777" w:rsidR="00367F6B" w:rsidRDefault="00367F6B">
    <w:pPr>
      <w:pStyle w:val="a5"/>
      <w:rPr>
        <w:rFonts w:ascii="隶书" w:eastAsia="隶书"/>
        <w:snapToGrid w:val="0"/>
      </w:rPr>
    </w:pPr>
    <w:r>
      <w:rPr>
        <w:rFonts w:ascii="隶书" w:eastAsia="隶书"/>
        <w:noProof/>
      </w:rPr>
      <mc:AlternateContent>
        <mc:Choice Requires="wps">
          <w:drawing>
            <wp:anchor distT="0" distB="0" distL="114300" distR="114300" simplePos="0" relativeHeight="251659264" behindDoc="0" locked="0" layoutInCell="0" allowOverlap="1" wp14:anchorId="0C2E850B" wp14:editId="6FB2B795">
              <wp:simplePos x="0" y="0"/>
              <wp:positionH relativeFrom="column">
                <wp:posOffset>-3810</wp:posOffset>
              </wp:positionH>
              <wp:positionV relativeFrom="paragraph">
                <wp:posOffset>-22225</wp:posOffset>
              </wp:positionV>
              <wp:extent cx="5764530" cy="0"/>
              <wp:effectExtent l="0" t="0" r="0" b="0"/>
              <wp:wrapNone/>
              <wp:docPr id="1"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453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EA6A66" id="Line 16"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75pt" to="453.6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" o:allowincell="f" strokeweight="3pt"/>
          </w:pict>
        </mc:Fallback>
      </mc:AlternateContent>
    </w:r>
    <w:r>
      <w:rPr>
        <w:rStyle w:val="a8"/>
        <w:rFonts w:ascii="隶书" w:hint="eastAsia"/>
      </w:rPr>
      <w:t>第</w:t>
    </w:r>
    <w:r>
      <w:rPr>
        <w:rStyle w:val="a8"/>
      </w:rPr>
      <w:fldChar w:fldCharType="begin"/>
    </w:r>
    <w:r>
      <w:rPr>
        <w:rStyle w:val="a8"/>
      </w:rPr>
      <w:instrText xml:space="preserve"> PAGE </w:instrText>
    </w:r>
    <w:r>
      <w:rPr>
        <w:rStyle w:val="a8"/>
      </w:rPr>
      <w:fldChar w:fldCharType="separate"/>
    </w:r>
    <w:r>
      <w:rPr>
        <w:rStyle w:val="a8"/>
        <w:noProof/>
      </w:rPr>
      <w:t>2</w:t>
    </w:r>
    <w:r>
      <w:rPr>
        <w:rStyle w:val="a8"/>
      </w:rPr>
      <w:fldChar w:fldCharType="end"/>
    </w:r>
    <w:r>
      <w:rPr>
        <w:rStyle w:val="a8"/>
        <w:rFonts w:ascii="隶书" w:hint="eastAsia"/>
      </w:rPr>
      <w:t>页共10页</w:t>
    </w:r>
  </w:p>
  <w:p w14:paraId="56E57615" w14:textId="77777777" w:rsidR="00367F6B" w:rsidRDefault="00367F6B">
    <w:pPr>
      <w:pStyle w:val="a5"/>
      <w:jc w:val="center"/>
      <w:rPr>
        <w:rFonts w:eastAsia="隶书"/>
      </w:rPr>
    </w:pPr>
    <w:r>
      <w:rPr>
        <w:noProof/>
      </w:rPr>
      <w:drawing>
        <wp:anchor distT="0" distB="0" distL="114300" distR="114300" simplePos="0" relativeHeight="251660288" behindDoc="0" locked="0" layoutInCell="0" allowOverlap="1" wp14:anchorId="3639BEFF" wp14:editId="60611DD1">
          <wp:simplePos x="0" y="0"/>
          <wp:positionH relativeFrom="column">
            <wp:posOffset>200025</wp:posOffset>
          </wp:positionH>
          <wp:positionV relativeFrom="paragraph">
            <wp:posOffset>88265</wp:posOffset>
          </wp:positionV>
          <wp:extent cx="800100" cy="560070"/>
          <wp:effectExtent l="0" t="0" r="0" b="0"/>
          <wp:wrapTopAndBottom/>
          <wp:docPr id="28" name="图片 28" descr="未标题-1 副本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未标题-1 副本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5600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rFonts w:eastAsia="隶书" w:hint="eastAsia"/>
      </w:rPr>
      <w:t>信息产业部电信科学技术第一研究所</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95EEE7" w14:textId="77777777" w:rsidR="00976590" w:rsidRDefault="00976590">
      <w:r>
        <w:separator/>
      </w:r>
    </w:p>
  </w:footnote>
  <w:footnote w:type="continuationSeparator" w:id="0">
    <w:p w14:paraId="4A6F4074" w14:textId="77777777" w:rsidR="00976590" w:rsidRDefault="00976590">
      <w:r>
        <w:continuationSeparator/>
      </w:r>
    </w:p>
  </w:footnote>
  <w:footnote w:type="continuationNotice" w:id="1">
    <w:p w14:paraId="475AC8E8" w14:textId="77777777" w:rsidR="00976590" w:rsidRDefault="0097659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A5B71" w14:textId="77777777" w:rsidR="00367F6B" w:rsidRDefault="00367F6B">
    <w:pPr>
      <w:pStyle w:val="a7"/>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01898" w14:textId="77777777" w:rsidR="00367F6B" w:rsidRDefault="00367F6B">
    <w:pPr>
      <w:pStyle w:val="a7"/>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1F9A33" w14:textId="77777777" w:rsidR="00367F6B" w:rsidRDefault="00367F6B">
    <w:pPr>
      <w:pStyle w:val="a7"/>
      <w:jc w:val="right"/>
    </w:pPr>
  </w:p>
  <w:p w14:paraId="556B41FC" w14:textId="77777777" w:rsidR="00367F6B" w:rsidRDefault="00367F6B">
    <w:pPr>
      <w:pStyle w:val="a7"/>
      <w:jc w:val="right"/>
      <w:rPr>
        <w:sz w:val="28"/>
      </w:rPr>
    </w:pPr>
  </w:p>
  <w:p w14:paraId="0ECF47E0" w14:textId="77777777" w:rsidR="00367F6B" w:rsidRDefault="00367F6B">
    <w:pPr>
      <w:pStyle w:val="a7"/>
      <w:jc w:val="right"/>
    </w:pPr>
  </w:p>
  <w:p w14:paraId="4105225C" w14:textId="77777777" w:rsidR="00367F6B" w:rsidRDefault="00367F6B">
    <w:pPr>
      <w:rPr>
        <w:rFonts w:ascii="楷体_GB2312" w:eastAsia="楷体_GB2312"/>
        <w:sz w:val="24"/>
      </w:rPr>
    </w:pPr>
    <w:r>
      <w:rPr>
        <w:rFonts w:ascii="楷体_GB2312" w:eastAsia="楷体_GB2312" w:hint="eastAsia"/>
        <w:sz w:val="24"/>
      </w:rPr>
      <w:t>技术文件</w:t>
    </w:r>
  </w:p>
  <w:p w14:paraId="7D03EFEC" w14:textId="77777777" w:rsidR="00367F6B" w:rsidRDefault="00367F6B">
    <w:pPr>
      <w:pStyle w:val="ad"/>
      <w:rPr>
        <w:rFonts w:ascii="楷体_GB2312" w:eastAsia="楷体_GB2312"/>
        <w:lang w:eastAsia="zh-CN"/>
      </w:rPr>
    </w:pPr>
  </w:p>
  <w:p w14:paraId="1B181C09" w14:textId="77777777" w:rsidR="00367F6B" w:rsidRDefault="00367F6B">
    <w:pPr>
      <w:pStyle w:val="ad"/>
      <w:rPr>
        <w:rFonts w:ascii="楷体_GB2312" w:eastAsia="楷体_GB2312"/>
        <w:lang w:eastAsia="zh-CN"/>
      </w:rPr>
    </w:pPr>
    <w:r>
      <w:rPr>
        <w:rFonts w:ascii="楷体_GB2312" w:eastAsia="楷体_GB2312" w:hint="eastAsia"/>
        <w:lang w:eastAsia="zh-CN"/>
      </w:rPr>
      <w:t>完成时间：2018年11月29日</w:t>
    </w:r>
  </w:p>
  <w:p w14:paraId="06F83CF2" w14:textId="77777777" w:rsidR="00367F6B" w:rsidRPr="00A17EC2" w:rsidRDefault="00367F6B">
    <w:pPr>
      <w:rPr>
        <w:rFonts w:ascii="楷体_GB2312" w:eastAsia="楷体_GB2312"/>
      </w:rPr>
    </w:pPr>
  </w:p>
  <w:p w14:paraId="7C46C1D0" w14:textId="77777777" w:rsidR="00367F6B" w:rsidRDefault="00367F6B">
    <w:pPr>
      <w:rPr>
        <w:rFonts w:ascii="楷体_GB2312" w:eastAsia="楷体_GB2312"/>
      </w:rPr>
    </w:pPr>
  </w:p>
  <w:p w14:paraId="418647B7" w14:textId="77777777" w:rsidR="00367F6B" w:rsidRDefault="00367F6B">
    <w:pPr>
      <w:pStyle w:val="PaperTitle"/>
      <w:pBdr>
        <w:left w:val="double" w:sz="6" w:space="2" w:color="auto" w:shadow="1"/>
        <w:right w:val="double" w:sz="6" w:space="2" w:color="auto" w:shadow="1"/>
      </w:pBdr>
      <w:rPr>
        <w:rFonts w:ascii="楷体_GB2312"/>
        <w:sz w:val="24"/>
        <w:lang w:eastAsia="zh-CN"/>
      </w:rPr>
    </w:pPr>
  </w:p>
  <w:p w14:paraId="577A1AC2" w14:textId="77777777" w:rsidR="00367F6B" w:rsidRPr="00316A7D" w:rsidRDefault="00367F6B">
    <w:pPr>
      <w:pStyle w:val="PaperTitle"/>
      <w:pBdr>
        <w:left w:val="double" w:sz="6" w:space="2" w:color="auto" w:shadow="1"/>
        <w:right w:val="double" w:sz="6" w:space="2" w:color="auto" w:shadow="1"/>
      </w:pBdr>
      <w:spacing w:line="240" w:lineRule="auto"/>
      <w:ind w:left="2161" w:hanging="885"/>
      <w:rPr>
        <w:rFonts w:ascii="宋体" w:eastAsia="宋体" w:hAnsi="宋体"/>
        <w:spacing w:val="20"/>
        <w:sz w:val="48"/>
        <w:szCs w:val="48"/>
        <w:lang w:eastAsia="zh-CN"/>
      </w:rPr>
    </w:pPr>
    <w:r>
      <w:rPr>
        <w:rFonts w:ascii="宋体" w:eastAsia="宋体" w:hAnsi="宋体" w:hint="eastAsia"/>
        <w:spacing w:val="20"/>
        <w:sz w:val="48"/>
        <w:szCs w:val="48"/>
        <w:lang w:eastAsia="zh-CN"/>
      </w:rPr>
      <w:t>工程实践与科技创新</w:t>
    </w:r>
    <w:r w:rsidRPr="00274AF7">
      <w:rPr>
        <w:rFonts w:eastAsia="宋体"/>
        <w:spacing w:val="20"/>
        <w:sz w:val="48"/>
        <w:szCs w:val="48"/>
        <w:lang w:eastAsia="zh-CN"/>
      </w:rPr>
      <w:t>IIIB</w:t>
    </w:r>
  </w:p>
  <w:p w14:paraId="0261782C" w14:textId="77777777" w:rsidR="00367F6B" w:rsidRDefault="00367F6B">
    <w:pPr>
      <w:pStyle w:val="PaperTitle"/>
      <w:pBdr>
        <w:left w:val="double" w:sz="6" w:space="2" w:color="auto" w:shadow="1"/>
        <w:right w:val="double" w:sz="6" w:space="2" w:color="auto" w:shadow="1"/>
      </w:pBdr>
      <w:spacing w:line="240" w:lineRule="auto"/>
      <w:ind w:left="2161" w:hanging="885"/>
      <w:rPr>
        <w:spacing w:val="20"/>
        <w:lang w:eastAsia="zh-CN"/>
      </w:rPr>
    </w:pPr>
    <w:r w:rsidRPr="00316A7D">
      <w:rPr>
        <w:rFonts w:ascii="宋体" w:eastAsia="宋体" w:hAnsi="宋体" w:hint="eastAsia"/>
        <w:spacing w:val="20"/>
        <w:sz w:val="48"/>
        <w:szCs w:val="48"/>
        <w:lang w:eastAsia="zh-CN"/>
      </w:rPr>
      <w:t>设计报告</w:t>
    </w:r>
  </w:p>
  <w:p w14:paraId="704BCE7A" w14:textId="77777777" w:rsidR="00367F6B" w:rsidRPr="00316A7D" w:rsidRDefault="00367F6B">
    <w:pPr>
      <w:pStyle w:val="PaperTitle"/>
      <w:pBdr>
        <w:left w:val="double" w:sz="6" w:space="2" w:color="auto" w:shadow="1"/>
        <w:right w:val="double" w:sz="6" w:space="2" w:color="auto" w:shadow="1"/>
      </w:pBdr>
      <w:rPr>
        <w:rFonts w:ascii="宋体" w:eastAsia="宋体" w:hAnsi="宋体"/>
        <w:sz w:val="24"/>
        <w:lang w:eastAsia="zh-CN"/>
      </w:rPr>
    </w:pPr>
  </w:p>
  <w:p w14:paraId="273D1BC1" w14:textId="77777777" w:rsidR="00367F6B" w:rsidRDefault="00367F6B">
    <w:pPr>
      <w:pStyle w:val="a7"/>
      <w:ind w:firstLine="0"/>
      <w:rPr>
        <w:rFonts w:ascii="楷体_GB2312" w:eastAsia="楷体_GB2312"/>
      </w:rPr>
    </w:pPr>
  </w:p>
  <w:p w14:paraId="6E5E8836" w14:textId="77777777" w:rsidR="00367F6B" w:rsidRDefault="00367F6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E4F37" w14:textId="77777777" w:rsidR="00367F6B" w:rsidRDefault="00367F6B">
    <w:pPr>
      <w:pStyle w:val="a7"/>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86E3FF" w14:textId="77777777" w:rsidR="00367F6B" w:rsidRDefault="00367F6B">
    <w:pPr>
      <w:pStyle w:val="a7"/>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A0B2A" w14:textId="77777777" w:rsidR="00367F6B" w:rsidRDefault="00367F6B">
    <w:pPr>
      <w:pStyle w:val="a7"/>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EF8499" w14:textId="77777777" w:rsidR="00367F6B" w:rsidRDefault="00367F6B">
    <w:pPr>
      <w:pStyle w:val="a7"/>
      <w:jc w:val="right"/>
    </w:pPr>
  </w:p>
  <w:p w14:paraId="3BBECADB" w14:textId="77777777" w:rsidR="00367F6B" w:rsidRPr="00B43977" w:rsidRDefault="00367F6B">
    <w:pPr>
      <w:pStyle w:val="a7"/>
      <w:jc w:val="right"/>
      <w:rPr>
        <w:rFonts w:eastAsia="隶书"/>
        <w:b/>
        <w:kern w:val="144"/>
        <w:sz w:val="21"/>
        <w14:shadow w14:blurRad="50800" w14:dist="38100" w14:dir="2700000" w14:sx="100000" w14:sy="100000" w14:kx="0" w14:ky="0" w14:algn="tl">
          <w14:srgbClr w14:val="000000">
            <w14:alpha w14:val="60000"/>
          </w14:srgbClr>
        </w14:shadow>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348605" w14:textId="77777777" w:rsidR="00367F6B" w:rsidRPr="001553D3" w:rsidRDefault="00367F6B" w:rsidP="001553D3">
    <w:pPr>
      <w:pStyle w:val="a7"/>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D856AC2"/>
    <w:multiLevelType w:val="multilevel"/>
    <w:tmpl w:val="DD856AC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FFFFFF83"/>
    <w:multiLevelType w:val="singleLevel"/>
    <w:tmpl w:val="C3E4A23A"/>
    <w:lvl w:ilvl="0">
      <w:start w:val="1"/>
      <w:numFmt w:val="bullet"/>
      <w:pStyle w:val="2"/>
      <w:lvlText w:val=""/>
      <w:lvlJc w:val="left"/>
      <w:pPr>
        <w:tabs>
          <w:tab w:val="num" w:pos="780"/>
        </w:tabs>
        <w:ind w:left="780" w:hanging="360"/>
      </w:pPr>
      <w:rPr>
        <w:rFonts w:ascii="Wingdings" w:hAnsi="Wingdings" w:hint="default"/>
      </w:rPr>
    </w:lvl>
  </w:abstractNum>
  <w:abstractNum w:abstractNumId="2" w15:restartNumberingAfterBreak="0">
    <w:nsid w:val="FFFFFFFB"/>
    <w:multiLevelType w:val="multilevel"/>
    <w:tmpl w:val="CACC719C"/>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 w15:restartNumberingAfterBreak="0">
    <w:nsid w:val="07503BE1"/>
    <w:multiLevelType w:val="singleLevel"/>
    <w:tmpl w:val="1340E10C"/>
    <w:lvl w:ilvl="0">
      <w:start w:val="1"/>
      <w:numFmt w:val="chineseCountingThousand"/>
      <w:pStyle w:val="a"/>
      <w:lvlText w:val="%1."/>
      <w:lvlJc w:val="left"/>
      <w:pPr>
        <w:tabs>
          <w:tab w:val="num" w:pos="425"/>
        </w:tabs>
        <w:ind w:left="425" w:hanging="425"/>
      </w:pPr>
      <w:rPr>
        <w:rFonts w:hint="eastAsia"/>
      </w:rPr>
    </w:lvl>
  </w:abstractNum>
  <w:abstractNum w:abstractNumId="4" w15:restartNumberingAfterBreak="0">
    <w:nsid w:val="0840335F"/>
    <w:multiLevelType w:val="hybridMultilevel"/>
    <w:tmpl w:val="164E2A3E"/>
    <w:lvl w:ilvl="0" w:tplc="210AC52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E0C0471"/>
    <w:multiLevelType w:val="hybridMultilevel"/>
    <w:tmpl w:val="F58A6A02"/>
    <w:lvl w:ilvl="0" w:tplc="D5A259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12973CB"/>
    <w:multiLevelType w:val="multilevel"/>
    <w:tmpl w:val="5C325BD2"/>
    <w:lvl w:ilvl="0">
      <w:start w:val="1"/>
      <w:numFmt w:val="decimal"/>
      <w:pStyle w:val="1"/>
      <w:suff w:val="space"/>
      <w:lvlText w:val="%1."/>
      <w:lvlJc w:val="left"/>
      <w:pPr>
        <w:ind w:left="72" w:hanging="72"/>
      </w:pPr>
      <w:rPr>
        <w:rFonts w:hint="eastAsia"/>
      </w:rPr>
    </w:lvl>
    <w:lvl w:ilvl="1">
      <w:start w:val="1"/>
      <w:numFmt w:val="decimal"/>
      <w:pStyle w:val="20"/>
      <w:suff w:val="space"/>
      <w:lvlText w:val="%1.%2"/>
      <w:lvlJc w:val="left"/>
      <w:pPr>
        <w:ind w:left="72" w:hanging="72"/>
      </w:pPr>
      <w:rPr>
        <w:rFonts w:ascii="楷体" w:eastAsia="楷体" w:hint="eastAsia"/>
        <w:b/>
        <w:i w:val="0"/>
        <w:sz w:val="24"/>
      </w:rPr>
    </w:lvl>
    <w:lvl w:ilvl="2">
      <w:start w:val="1"/>
      <w:numFmt w:val="decimal"/>
      <w:pStyle w:val="3"/>
      <w:suff w:val="space"/>
      <w:lvlText w:val="%1.%2.%3"/>
      <w:lvlJc w:val="left"/>
      <w:pPr>
        <w:ind w:left="72" w:hanging="72"/>
      </w:pPr>
      <w:rPr>
        <w:rFonts w:ascii="楷体" w:eastAsia="楷体" w:hint="eastAsia"/>
        <w:b w:val="0"/>
        <w:i w:val="0"/>
        <w:sz w:val="24"/>
        <w:u w:val="none"/>
      </w:rPr>
    </w:lvl>
    <w:lvl w:ilvl="3">
      <w:start w:val="1"/>
      <w:numFmt w:val="decimal"/>
      <w:pStyle w:val="4"/>
      <w:suff w:val="space"/>
      <w:lvlText w:val="%1.%2.%3.%4"/>
      <w:lvlJc w:val="left"/>
      <w:pPr>
        <w:ind w:left="72" w:hanging="72"/>
      </w:pPr>
      <w:rPr>
        <w:rFonts w:ascii="楷体" w:eastAsia="楷体" w:hint="eastAsia"/>
        <w:b w:val="0"/>
        <w:i w:val="0"/>
        <w:sz w:val="24"/>
      </w:rPr>
    </w:lvl>
    <w:lvl w:ilvl="4">
      <w:start w:val="1"/>
      <w:numFmt w:val="decimal"/>
      <w:pStyle w:val="5"/>
      <w:suff w:val="space"/>
      <w:lvlText w:val="%1.%2.%3.%4.%5"/>
      <w:lvlJc w:val="left"/>
      <w:pPr>
        <w:ind w:left="72" w:hanging="72"/>
      </w:pPr>
      <w:rPr>
        <w:rFonts w:ascii="楷体" w:eastAsia="楷体" w:hint="eastAsia"/>
        <w:b w:val="0"/>
        <w:i w:val="0"/>
        <w:sz w:val="22"/>
      </w:rPr>
    </w:lvl>
    <w:lvl w:ilvl="5">
      <w:start w:val="1"/>
      <w:numFmt w:val="decimal"/>
      <w:lvlText w:val="%1.%2.%3.%4.%5.%6"/>
      <w:lvlJc w:val="left"/>
      <w:pPr>
        <w:tabs>
          <w:tab w:val="num" w:pos="0"/>
        </w:tabs>
        <w:ind w:left="0" w:firstLine="0"/>
      </w:pPr>
      <w:rPr>
        <w:rFonts w:hint="eastAsia"/>
      </w:rPr>
    </w:lvl>
    <w:lvl w:ilvl="6">
      <w:start w:val="1"/>
      <w:numFmt w:val="decimal"/>
      <w:pStyle w:val="7"/>
      <w:lvlText w:val="%1.%2.%3.%4.%5.%6.%7"/>
      <w:lvlJc w:val="left"/>
      <w:pPr>
        <w:tabs>
          <w:tab w:val="num" w:pos="0"/>
        </w:tabs>
        <w:ind w:left="0" w:firstLine="0"/>
      </w:pPr>
      <w:rPr>
        <w:rFonts w:hint="eastAsia"/>
      </w:rPr>
    </w:lvl>
    <w:lvl w:ilvl="7">
      <w:start w:val="1"/>
      <w:numFmt w:val="decimal"/>
      <w:pStyle w:val="8"/>
      <w:lvlText w:val="%1.%2.%3.%4.%5.%6.%7.%8"/>
      <w:lvlJc w:val="left"/>
      <w:pPr>
        <w:tabs>
          <w:tab w:val="num" w:pos="0"/>
        </w:tabs>
        <w:ind w:left="0" w:firstLine="0"/>
      </w:pPr>
      <w:rPr>
        <w:rFonts w:hint="eastAsia"/>
      </w:rPr>
    </w:lvl>
    <w:lvl w:ilvl="8">
      <w:start w:val="1"/>
      <w:numFmt w:val="decimal"/>
      <w:pStyle w:val="9"/>
      <w:lvlText w:val="%1.%2.%3.%4.%5.%6.%7.%8.%9"/>
      <w:lvlJc w:val="left"/>
      <w:pPr>
        <w:tabs>
          <w:tab w:val="num" w:pos="0"/>
        </w:tabs>
        <w:ind w:left="0" w:firstLine="0"/>
      </w:pPr>
      <w:rPr>
        <w:rFonts w:hint="eastAsia"/>
      </w:rPr>
    </w:lvl>
  </w:abstractNum>
  <w:abstractNum w:abstractNumId="7" w15:restartNumberingAfterBreak="0">
    <w:nsid w:val="4E8B6A06"/>
    <w:multiLevelType w:val="hybridMultilevel"/>
    <w:tmpl w:val="8B6299FA"/>
    <w:lvl w:ilvl="0" w:tplc="75A6C83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F746975"/>
    <w:multiLevelType w:val="hybridMultilevel"/>
    <w:tmpl w:val="1E4CB7A0"/>
    <w:lvl w:ilvl="0" w:tplc="5F22F45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C34036B"/>
    <w:multiLevelType w:val="hybridMultilevel"/>
    <w:tmpl w:val="A5EE2D9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F854B56"/>
    <w:multiLevelType w:val="hybridMultilevel"/>
    <w:tmpl w:val="30CAFF2C"/>
    <w:lvl w:ilvl="0" w:tplc="05283CA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03941AC"/>
    <w:multiLevelType w:val="hybridMultilevel"/>
    <w:tmpl w:val="DDD2506E"/>
    <w:lvl w:ilvl="0" w:tplc="04628752">
      <w:start w:val="1"/>
      <w:numFmt w:val="decimalFullWidth"/>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2" w15:restartNumberingAfterBreak="0">
    <w:nsid w:val="63446AF2"/>
    <w:multiLevelType w:val="hybridMultilevel"/>
    <w:tmpl w:val="1E1A1904"/>
    <w:lvl w:ilvl="0" w:tplc="C2A4B02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6BFF294"/>
    <w:multiLevelType w:val="multilevel"/>
    <w:tmpl w:val="66BFF29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abstractNumId w:val="2"/>
  </w:num>
  <w:num w:numId="2">
    <w:abstractNumId w:val="3"/>
  </w:num>
  <w:num w:numId="3">
    <w:abstractNumId w:val="1"/>
  </w:num>
  <w:num w:numId="4">
    <w:abstractNumId w:val="6"/>
  </w:num>
  <w:num w:numId="5">
    <w:abstractNumId w:val="6"/>
  </w:num>
  <w:num w:numId="6">
    <w:abstractNumId w:val="9"/>
  </w:num>
  <w:num w:numId="7">
    <w:abstractNumId w:val="5"/>
  </w:num>
  <w:num w:numId="8">
    <w:abstractNumId w:val="8"/>
  </w:num>
  <w:num w:numId="9">
    <w:abstractNumId w:val="12"/>
  </w:num>
  <w:num w:numId="10">
    <w:abstractNumId w:val="4"/>
  </w:num>
  <w:num w:numId="11">
    <w:abstractNumId w:val="7"/>
  </w:num>
  <w:num w:numId="12">
    <w:abstractNumId w:val="11"/>
  </w:num>
  <w:num w:numId="13">
    <w:abstractNumId w:val="0"/>
  </w:num>
  <w:num w:numId="14">
    <w:abstractNumId w:val="13"/>
  </w:num>
  <w:num w:numId="15">
    <w:abstractNumId w:val="10"/>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赵 子文">
    <w15:presenceInfo w15:providerId="Windows Live" w15:userId="1253b894c6974c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5"/>
  <w:drawingGridVerticalSpacing w:val="285"/>
  <w:displayHorizont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DF7"/>
    <w:rsid w:val="000250B5"/>
    <w:rsid w:val="000458B2"/>
    <w:rsid w:val="00063DFE"/>
    <w:rsid w:val="00064326"/>
    <w:rsid w:val="000653EB"/>
    <w:rsid w:val="0008288A"/>
    <w:rsid w:val="000A1BE3"/>
    <w:rsid w:val="000A2518"/>
    <w:rsid w:val="000B2028"/>
    <w:rsid w:val="000B2A33"/>
    <w:rsid w:val="000C20D9"/>
    <w:rsid w:val="000C461F"/>
    <w:rsid w:val="000D4CA1"/>
    <w:rsid w:val="000E386B"/>
    <w:rsid w:val="000F5420"/>
    <w:rsid w:val="00134A6D"/>
    <w:rsid w:val="0014092A"/>
    <w:rsid w:val="00151770"/>
    <w:rsid w:val="001553D3"/>
    <w:rsid w:val="00161DE8"/>
    <w:rsid w:val="001878C9"/>
    <w:rsid w:val="00192488"/>
    <w:rsid w:val="001B248E"/>
    <w:rsid w:val="001E45B5"/>
    <w:rsid w:val="002154BC"/>
    <w:rsid w:val="002356A0"/>
    <w:rsid w:val="00241DF7"/>
    <w:rsid w:val="0026344C"/>
    <w:rsid w:val="0027474E"/>
    <w:rsid w:val="00274AF7"/>
    <w:rsid w:val="002817EA"/>
    <w:rsid w:val="0029167B"/>
    <w:rsid w:val="0029480F"/>
    <w:rsid w:val="002968F1"/>
    <w:rsid w:val="002A7103"/>
    <w:rsid w:val="002E60EA"/>
    <w:rsid w:val="002F15AD"/>
    <w:rsid w:val="00300F3E"/>
    <w:rsid w:val="00305BEF"/>
    <w:rsid w:val="00316A7D"/>
    <w:rsid w:val="00331FF2"/>
    <w:rsid w:val="00336BEA"/>
    <w:rsid w:val="0033730B"/>
    <w:rsid w:val="00367F6B"/>
    <w:rsid w:val="003757B9"/>
    <w:rsid w:val="00376EBE"/>
    <w:rsid w:val="0038596D"/>
    <w:rsid w:val="00397B8B"/>
    <w:rsid w:val="003A1F21"/>
    <w:rsid w:val="003A6A64"/>
    <w:rsid w:val="003A7B2E"/>
    <w:rsid w:val="003B49C0"/>
    <w:rsid w:val="003B54B4"/>
    <w:rsid w:val="003B551C"/>
    <w:rsid w:val="003B6840"/>
    <w:rsid w:val="003D0ABE"/>
    <w:rsid w:val="003F3F93"/>
    <w:rsid w:val="004049EF"/>
    <w:rsid w:val="00407DE5"/>
    <w:rsid w:val="004153A1"/>
    <w:rsid w:val="00441A36"/>
    <w:rsid w:val="00442256"/>
    <w:rsid w:val="00451A71"/>
    <w:rsid w:val="004526D1"/>
    <w:rsid w:val="004628D0"/>
    <w:rsid w:val="00470AC1"/>
    <w:rsid w:val="00497BAA"/>
    <w:rsid w:val="004B64CB"/>
    <w:rsid w:val="004C7426"/>
    <w:rsid w:val="004D68EA"/>
    <w:rsid w:val="00524163"/>
    <w:rsid w:val="005341D0"/>
    <w:rsid w:val="005375DC"/>
    <w:rsid w:val="0054337F"/>
    <w:rsid w:val="00547F17"/>
    <w:rsid w:val="00575FB2"/>
    <w:rsid w:val="005E0CD7"/>
    <w:rsid w:val="005E19DB"/>
    <w:rsid w:val="00627F4E"/>
    <w:rsid w:val="00637B98"/>
    <w:rsid w:val="00645459"/>
    <w:rsid w:val="00646C34"/>
    <w:rsid w:val="0065224D"/>
    <w:rsid w:val="00671B2D"/>
    <w:rsid w:val="006723D2"/>
    <w:rsid w:val="00672C92"/>
    <w:rsid w:val="00685FD8"/>
    <w:rsid w:val="006965E1"/>
    <w:rsid w:val="006A2830"/>
    <w:rsid w:val="006C1F70"/>
    <w:rsid w:val="006D2335"/>
    <w:rsid w:val="00701170"/>
    <w:rsid w:val="007323EE"/>
    <w:rsid w:val="007411F6"/>
    <w:rsid w:val="00747BB2"/>
    <w:rsid w:val="00751110"/>
    <w:rsid w:val="0076516E"/>
    <w:rsid w:val="00767BFF"/>
    <w:rsid w:val="0077432E"/>
    <w:rsid w:val="00792363"/>
    <w:rsid w:val="007B4AD2"/>
    <w:rsid w:val="007C4FCE"/>
    <w:rsid w:val="007E42B2"/>
    <w:rsid w:val="007E60E2"/>
    <w:rsid w:val="007F1FE8"/>
    <w:rsid w:val="007F3E11"/>
    <w:rsid w:val="00813D98"/>
    <w:rsid w:val="008161EB"/>
    <w:rsid w:val="008174DB"/>
    <w:rsid w:val="00820FE6"/>
    <w:rsid w:val="00821D1B"/>
    <w:rsid w:val="00822441"/>
    <w:rsid w:val="008227EA"/>
    <w:rsid w:val="00827070"/>
    <w:rsid w:val="00837277"/>
    <w:rsid w:val="008525F0"/>
    <w:rsid w:val="00860F00"/>
    <w:rsid w:val="00866141"/>
    <w:rsid w:val="00866555"/>
    <w:rsid w:val="008864F4"/>
    <w:rsid w:val="00897929"/>
    <w:rsid w:val="008A0C54"/>
    <w:rsid w:val="008A1819"/>
    <w:rsid w:val="008B1992"/>
    <w:rsid w:val="008D2321"/>
    <w:rsid w:val="008D4350"/>
    <w:rsid w:val="008E09BE"/>
    <w:rsid w:val="008E4D1F"/>
    <w:rsid w:val="008F13FF"/>
    <w:rsid w:val="00907B93"/>
    <w:rsid w:val="00917486"/>
    <w:rsid w:val="00922794"/>
    <w:rsid w:val="00932324"/>
    <w:rsid w:val="009471A2"/>
    <w:rsid w:val="00952801"/>
    <w:rsid w:val="00976590"/>
    <w:rsid w:val="009805A3"/>
    <w:rsid w:val="00984EC2"/>
    <w:rsid w:val="009A5C47"/>
    <w:rsid w:val="009B0CD6"/>
    <w:rsid w:val="009B3A7C"/>
    <w:rsid w:val="009C6305"/>
    <w:rsid w:val="009C67B8"/>
    <w:rsid w:val="009D2423"/>
    <w:rsid w:val="009D4623"/>
    <w:rsid w:val="009D49AB"/>
    <w:rsid w:val="009F21B0"/>
    <w:rsid w:val="00A016A6"/>
    <w:rsid w:val="00A10A9A"/>
    <w:rsid w:val="00A10C7C"/>
    <w:rsid w:val="00A11C0E"/>
    <w:rsid w:val="00A17EC2"/>
    <w:rsid w:val="00A31F55"/>
    <w:rsid w:val="00A32F74"/>
    <w:rsid w:val="00A64C3F"/>
    <w:rsid w:val="00A76CAB"/>
    <w:rsid w:val="00AE764A"/>
    <w:rsid w:val="00AF3D28"/>
    <w:rsid w:val="00AF785F"/>
    <w:rsid w:val="00B43977"/>
    <w:rsid w:val="00B43A9F"/>
    <w:rsid w:val="00B5345D"/>
    <w:rsid w:val="00B608CA"/>
    <w:rsid w:val="00B61B2C"/>
    <w:rsid w:val="00B6320A"/>
    <w:rsid w:val="00B85EE6"/>
    <w:rsid w:val="00B90124"/>
    <w:rsid w:val="00BB4A8B"/>
    <w:rsid w:val="00BB77F2"/>
    <w:rsid w:val="00C050B9"/>
    <w:rsid w:val="00C15260"/>
    <w:rsid w:val="00C2208C"/>
    <w:rsid w:val="00C2402D"/>
    <w:rsid w:val="00C269F7"/>
    <w:rsid w:val="00C61A99"/>
    <w:rsid w:val="00C82207"/>
    <w:rsid w:val="00C85878"/>
    <w:rsid w:val="00C867A5"/>
    <w:rsid w:val="00C93A97"/>
    <w:rsid w:val="00CB4272"/>
    <w:rsid w:val="00CB7A21"/>
    <w:rsid w:val="00CB7F4D"/>
    <w:rsid w:val="00CE50ED"/>
    <w:rsid w:val="00CE5920"/>
    <w:rsid w:val="00CF1FA1"/>
    <w:rsid w:val="00CF5E92"/>
    <w:rsid w:val="00CF71E6"/>
    <w:rsid w:val="00D31E4F"/>
    <w:rsid w:val="00D31F2D"/>
    <w:rsid w:val="00D340CC"/>
    <w:rsid w:val="00D47860"/>
    <w:rsid w:val="00D61AF2"/>
    <w:rsid w:val="00D739C5"/>
    <w:rsid w:val="00D85979"/>
    <w:rsid w:val="00D875E2"/>
    <w:rsid w:val="00D9194C"/>
    <w:rsid w:val="00DA0793"/>
    <w:rsid w:val="00DA17DF"/>
    <w:rsid w:val="00DA735B"/>
    <w:rsid w:val="00DB0E36"/>
    <w:rsid w:val="00DC63DD"/>
    <w:rsid w:val="00DC6597"/>
    <w:rsid w:val="00E027EE"/>
    <w:rsid w:val="00E1489A"/>
    <w:rsid w:val="00E17582"/>
    <w:rsid w:val="00E17625"/>
    <w:rsid w:val="00E43226"/>
    <w:rsid w:val="00E60986"/>
    <w:rsid w:val="00E737BB"/>
    <w:rsid w:val="00EA3148"/>
    <w:rsid w:val="00EA4DA5"/>
    <w:rsid w:val="00EB3630"/>
    <w:rsid w:val="00EB58E8"/>
    <w:rsid w:val="00EC6BDB"/>
    <w:rsid w:val="00ED3876"/>
    <w:rsid w:val="00EE2030"/>
    <w:rsid w:val="00EF03E8"/>
    <w:rsid w:val="00EF1177"/>
    <w:rsid w:val="00F00AED"/>
    <w:rsid w:val="00F17C84"/>
    <w:rsid w:val="00F5441A"/>
    <w:rsid w:val="00F70A50"/>
    <w:rsid w:val="00F73E1D"/>
    <w:rsid w:val="00F826CC"/>
    <w:rsid w:val="00F95254"/>
    <w:rsid w:val="00FD4028"/>
    <w:rsid w:val="00FE3AB4"/>
    <w:rsid w:val="00FF25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CF0916"/>
  <w15:chartTrackingRefBased/>
  <w15:docId w15:val="{87851491-F203-40CB-BD8A-2A58F94C2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pPr>
      <w:keepNext/>
      <w:spacing w:line="360" w:lineRule="auto"/>
      <w:ind w:firstLine="420"/>
      <w:jc w:val="both"/>
    </w:pPr>
    <w:rPr>
      <w:sz w:val="21"/>
    </w:rPr>
  </w:style>
  <w:style w:type="paragraph" w:styleId="1">
    <w:name w:val="heading 1"/>
    <w:basedOn w:val="a0"/>
    <w:next w:val="a0"/>
    <w:qFormat/>
    <w:pPr>
      <w:pageBreakBefore/>
      <w:numPr>
        <w:numId w:val="5"/>
      </w:numPr>
      <w:spacing w:after="240" w:line="240" w:lineRule="auto"/>
      <w:jc w:val="left"/>
      <w:outlineLvl w:val="0"/>
    </w:pPr>
    <w:rPr>
      <w:b/>
      <w:kern w:val="28"/>
      <w:sz w:val="28"/>
    </w:rPr>
  </w:style>
  <w:style w:type="paragraph" w:styleId="20">
    <w:name w:val="heading 2"/>
    <w:basedOn w:val="a0"/>
    <w:next w:val="a0"/>
    <w:qFormat/>
    <w:pPr>
      <w:numPr>
        <w:ilvl w:val="1"/>
        <w:numId w:val="5"/>
      </w:numPr>
      <w:spacing w:before="240" w:after="60" w:line="240" w:lineRule="auto"/>
      <w:jc w:val="left"/>
      <w:outlineLvl w:val="1"/>
    </w:pPr>
    <w:rPr>
      <w:b/>
    </w:rPr>
  </w:style>
  <w:style w:type="paragraph" w:styleId="3">
    <w:name w:val="heading 3"/>
    <w:basedOn w:val="a0"/>
    <w:next w:val="a0"/>
    <w:qFormat/>
    <w:pPr>
      <w:numPr>
        <w:ilvl w:val="2"/>
        <w:numId w:val="5"/>
      </w:numPr>
      <w:spacing w:before="240" w:after="60" w:line="240" w:lineRule="auto"/>
      <w:jc w:val="left"/>
      <w:outlineLvl w:val="2"/>
    </w:pPr>
  </w:style>
  <w:style w:type="paragraph" w:styleId="4">
    <w:name w:val="heading 4"/>
    <w:basedOn w:val="a0"/>
    <w:next w:val="a0"/>
    <w:qFormat/>
    <w:pPr>
      <w:numPr>
        <w:ilvl w:val="3"/>
        <w:numId w:val="5"/>
      </w:numPr>
      <w:spacing w:before="240" w:after="60" w:line="240" w:lineRule="auto"/>
      <w:jc w:val="left"/>
      <w:outlineLvl w:val="3"/>
    </w:pPr>
  </w:style>
  <w:style w:type="paragraph" w:styleId="5">
    <w:name w:val="heading 5"/>
    <w:basedOn w:val="a0"/>
    <w:next w:val="a0"/>
    <w:qFormat/>
    <w:pPr>
      <w:numPr>
        <w:ilvl w:val="4"/>
        <w:numId w:val="5"/>
      </w:numPr>
      <w:spacing w:before="240" w:after="60"/>
      <w:jc w:val="left"/>
      <w:outlineLvl w:val="4"/>
    </w:pPr>
  </w:style>
  <w:style w:type="paragraph" w:styleId="6">
    <w:name w:val="heading 6"/>
    <w:basedOn w:val="a0"/>
    <w:next w:val="a0"/>
    <w:qFormat/>
    <w:pPr>
      <w:numPr>
        <w:ilvl w:val="5"/>
        <w:numId w:val="1"/>
      </w:numPr>
      <w:spacing w:before="240" w:after="60"/>
      <w:ind w:firstLine="0"/>
      <w:outlineLvl w:val="5"/>
    </w:pPr>
    <w:rPr>
      <w:i/>
      <w:snapToGrid w:val="0"/>
      <w:spacing w:val="-16"/>
      <w:sz w:val="22"/>
      <w:lang w:eastAsia="en-US"/>
    </w:rPr>
  </w:style>
  <w:style w:type="paragraph" w:styleId="7">
    <w:name w:val="heading 7"/>
    <w:basedOn w:val="a0"/>
    <w:next w:val="a0"/>
    <w:qFormat/>
    <w:pPr>
      <w:numPr>
        <w:ilvl w:val="6"/>
        <w:numId w:val="5"/>
      </w:numPr>
      <w:spacing w:before="240" w:after="60"/>
      <w:jc w:val="left"/>
      <w:outlineLvl w:val="6"/>
    </w:pPr>
    <w:rPr>
      <w:sz w:val="24"/>
    </w:rPr>
  </w:style>
  <w:style w:type="paragraph" w:styleId="8">
    <w:name w:val="heading 8"/>
    <w:basedOn w:val="a0"/>
    <w:next w:val="a0"/>
    <w:qFormat/>
    <w:pPr>
      <w:numPr>
        <w:ilvl w:val="7"/>
        <w:numId w:val="5"/>
      </w:numPr>
      <w:spacing w:before="240" w:after="60"/>
      <w:jc w:val="left"/>
      <w:outlineLvl w:val="7"/>
    </w:pPr>
    <w:rPr>
      <w:i/>
      <w:sz w:val="24"/>
    </w:rPr>
  </w:style>
  <w:style w:type="paragraph" w:styleId="9">
    <w:name w:val="heading 9"/>
    <w:basedOn w:val="a0"/>
    <w:next w:val="a0"/>
    <w:qFormat/>
    <w:pPr>
      <w:numPr>
        <w:ilvl w:val="8"/>
        <w:numId w:val="5"/>
      </w:numPr>
      <w:spacing w:before="240" w:after="60"/>
      <w:jc w:val="left"/>
      <w:outlineLvl w:val="8"/>
    </w:pPr>
    <w:rPr>
      <w:b/>
      <w:i/>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
    <w:name w:val="标题一"/>
    <w:basedOn w:val="a0"/>
    <w:next w:val="a0"/>
    <w:pPr>
      <w:keepNext w:val="0"/>
      <w:widowControl w:val="0"/>
      <w:numPr>
        <w:numId w:val="2"/>
      </w:numPr>
      <w:jc w:val="left"/>
    </w:pPr>
    <w:rPr>
      <w:b/>
      <w:kern w:val="2"/>
      <w:sz w:val="28"/>
    </w:rPr>
  </w:style>
  <w:style w:type="paragraph" w:styleId="a4">
    <w:name w:val="caption"/>
    <w:basedOn w:val="a0"/>
    <w:next w:val="a0"/>
    <w:qFormat/>
    <w:pPr>
      <w:keepNext w:val="0"/>
      <w:widowControl w:val="0"/>
      <w:spacing w:before="152" w:after="160"/>
      <w:ind w:firstLine="510"/>
      <w:jc w:val="center"/>
    </w:pPr>
    <w:rPr>
      <w:rFonts w:ascii="Arial" w:eastAsia="黑体" w:hAnsi="Arial"/>
      <w:kern w:val="2"/>
    </w:rPr>
  </w:style>
  <w:style w:type="paragraph" w:customStyle="1" w:styleId="figure">
    <w:name w:val="figure"/>
    <w:basedOn w:val="a0"/>
    <w:pPr>
      <w:keepLines/>
      <w:spacing w:after="120"/>
      <w:ind w:left="289" w:firstLine="488"/>
      <w:jc w:val="center"/>
    </w:pPr>
    <w:rPr>
      <w:rFonts w:ascii="楷体" w:eastAsia="楷体"/>
      <w:snapToGrid w:val="0"/>
      <w:spacing w:val="-16"/>
      <w:sz w:val="22"/>
      <w:lang w:eastAsia="en-US"/>
    </w:rPr>
  </w:style>
  <w:style w:type="paragraph" w:customStyle="1" w:styleId="FigureTitle">
    <w:name w:val="Figure Title"/>
    <w:basedOn w:val="figure"/>
    <w:next w:val="a0"/>
    <w:pPr>
      <w:keepNext w:val="0"/>
      <w:keepLines w:val="0"/>
      <w:spacing w:before="120"/>
    </w:pPr>
  </w:style>
  <w:style w:type="paragraph" w:styleId="a5">
    <w:name w:val="footer"/>
    <w:basedOn w:val="a0"/>
    <w:link w:val="a6"/>
    <w:uiPriority w:val="99"/>
    <w:pPr>
      <w:tabs>
        <w:tab w:val="center" w:pos="4320"/>
        <w:tab w:val="right" w:pos="8640"/>
      </w:tabs>
      <w:ind w:firstLine="432"/>
      <w:jc w:val="left"/>
    </w:pPr>
    <w:rPr>
      <w:sz w:val="24"/>
      <w:lang w:val="x-none" w:eastAsia="x-none"/>
    </w:rPr>
  </w:style>
  <w:style w:type="paragraph" w:styleId="a7">
    <w:name w:val="header"/>
    <w:basedOn w:val="a0"/>
    <w:pPr>
      <w:tabs>
        <w:tab w:val="center" w:pos="4320"/>
        <w:tab w:val="right" w:pos="8640"/>
      </w:tabs>
      <w:ind w:firstLine="432"/>
      <w:jc w:val="left"/>
    </w:pPr>
    <w:rPr>
      <w:sz w:val="24"/>
    </w:rPr>
  </w:style>
  <w:style w:type="paragraph" w:customStyle="1" w:styleId="Note">
    <w:name w:val="Note"/>
    <w:basedOn w:val="a0"/>
    <w:pPr>
      <w:keepNext w:val="0"/>
      <w:ind w:left="860" w:hanging="860"/>
    </w:pPr>
    <w:rPr>
      <w:rFonts w:eastAsia="隶书"/>
      <w:b/>
      <w:snapToGrid w:val="0"/>
      <w:spacing w:val="20"/>
      <w:lang w:eastAsia="en-US"/>
    </w:rPr>
  </w:style>
  <w:style w:type="paragraph" w:customStyle="1" w:styleId="note0">
    <w:name w:val="note"/>
    <w:basedOn w:val="a0"/>
    <w:rPr>
      <w:b/>
      <w:sz w:val="20"/>
    </w:rPr>
  </w:style>
  <w:style w:type="character" w:styleId="a8">
    <w:name w:val="page number"/>
    <w:rPr>
      <w:rFonts w:eastAsia="隶书"/>
      <w:sz w:val="24"/>
    </w:rPr>
  </w:style>
  <w:style w:type="paragraph" w:customStyle="1" w:styleId="PaperDate">
    <w:name w:val="Paper Date"/>
    <w:basedOn w:val="a0"/>
    <w:next w:val="a0"/>
    <w:pPr>
      <w:ind w:firstLine="0"/>
      <w:jc w:val="center"/>
    </w:pPr>
    <w:rPr>
      <w:b/>
      <w:spacing w:val="80"/>
      <w:sz w:val="36"/>
    </w:rPr>
  </w:style>
  <w:style w:type="paragraph" w:customStyle="1" w:styleId="PaperTitle">
    <w:name w:val="PaperTitle"/>
    <w:basedOn w:val="a0"/>
    <w:pPr>
      <w:keepNext w:val="0"/>
      <w:pBdr>
        <w:top w:val="double" w:sz="6" w:space="1" w:color="auto" w:shadow="1"/>
        <w:left w:val="double" w:sz="6" w:space="1" w:color="auto" w:shadow="1"/>
        <w:bottom w:val="double" w:sz="6" w:space="1" w:color="auto" w:shadow="1"/>
        <w:right w:val="double" w:sz="6" w:space="1" w:color="auto" w:shadow="1"/>
      </w:pBdr>
      <w:shd w:val="pct5" w:color="auto" w:fill="auto"/>
      <w:ind w:left="2160" w:right="1083" w:hanging="884"/>
      <w:jc w:val="center"/>
    </w:pPr>
    <w:rPr>
      <w:rFonts w:eastAsia="楷体_GB2312"/>
      <w:b/>
      <w:snapToGrid w:val="0"/>
      <w:sz w:val="52"/>
      <w:lang w:eastAsia="en-US"/>
    </w:rPr>
  </w:style>
  <w:style w:type="paragraph" w:styleId="a9">
    <w:name w:val="Subtitle"/>
    <w:basedOn w:val="a0"/>
    <w:qFormat/>
    <w:pPr>
      <w:spacing w:after="160"/>
      <w:ind w:firstLine="0"/>
      <w:jc w:val="center"/>
    </w:pPr>
    <w:rPr>
      <w:b/>
      <w:spacing w:val="20"/>
      <w:sz w:val="32"/>
    </w:rPr>
  </w:style>
  <w:style w:type="paragraph" w:customStyle="1" w:styleId="Table">
    <w:name w:val="Table"/>
    <w:basedOn w:val="a0"/>
    <w:pPr>
      <w:ind w:firstLine="0"/>
      <w:jc w:val="center"/>
    </w:pPr>
    <w:rPr>
      <w:sz w:val="20"/>
    </w:rPr>
  </w:style>
  <w:style w:type="paragraph" w:styleId="aa">
    <w:name w:val="table of figures"/>
    <w:basedOn w:val="a0"/>
    <w:next w:val="a0"/>
    <w:semiHidden/>
    <w:pPr>
      <w:tabs>
        <w:tab w:val="right" w:leader="dot" w:pos="7746"/>
      </w:tabs>
      <w:ind w:left="440" w:hanging="440"/>
      <w:jc w:val="left"/>
    </w:pPr>
    <w:rPr>
      <w:sz w:val="20"/>
    </w:rPr>
  </w:style>
  <w:style w:type="paragraph" w:customStyle="1" w:styleId="TableText">
    <w:name w:val="Table Text"/>
    <w:basedOn w:val="a0"/>
    <w:pPr>
      <w:ind w:left="969" w:hanging="680"/>
    </w:pPr>
    <w:rPr>
      <w:sz w:val="20"/>
    </w:rPr>
  </w:style>
  <w:style w:type="paragraph" w:customStyle="1" w:styleId="TableTitle">
    <w:name w:val="Table Title"/>
    <w:basedOn w:val="a0"/>
    <w:pPr>
      <w:spacing w:before="120"/>
      <w:ind w:firstLine="0"/>
      <w:jc w:val="center"/>
    </w:pPr>
  </w:style>
  <w:style w:type="paragraph" w:customStyle="1" w:styleId="TableText0">
    <w:name w:val="TableText"/>
    <w:basedOn w:val="a0"/>
    <w:pPr>
      <w:ind w:firstLine="0"/>
      <w:jc w:val="center"/>
    </w:pPr>
    <w:rPr>
      <w:sz w:val="20"/>
    </w:rPr>
  </w:style>
  <w:style w:type="paragraph" w:styleId="ab">
    <w:name w:val="Title"/>
    <w:basedOn w:val="a0"/>
    <w:next w:val="a0"/>
    <w:qFormat/>
    <w:pPr>
      <w:spacing w:before="240" w:after="60" w:line="240" w:lineRule="auto"/>
      <w:ind w:firstLine="0"/>
      <w:jc w:val="center"/>
      <w:outlineLvl w:val="0"/>
    </w:pPr>
    <w:rPr>
      <w:b/>
      <w:kern w:val="28"/>
      <w:sz w:val="32"/>
    </w:rPr>
  </w:style>
  <w:style w:type="paragraph" w:styleId="TOC1">
    <w:name w:val="toc 1"/>
    <w:aliases w:val="目录 1"/>
    <w:basedOn w:val="a0"/>
    <w:next w:val="a0"/>
    <w:uiPriority w:val="39"/>
    <w:pPr>
      <w:keepNext w:val="0"/>
      <w:tabs>
        <w:tab w:val="left" w:pos="480"/>
        <w:tab w:val="right" w:leader="dot" w:pos="8443"/>
      </w:tabs>
      <w:ind w:firstLine="0"/>
      <w:jc w:val="left"/>
    </w:pPr>
    <w:rPr>
      <w:b/>
      <w:sz w:val="24"/>
    </w:rPr>
  </w:style>
  <w:style w:type="paragraph" w:styleId="TOC2">
    <w:name w:val="toc 2"/>
    <w:aliases w:val="目录 2"/>
    <w:basedOn w:val="a0"/>
    <w:next w:val="a0"/>
    <w:autoRedefine/>
    <w:uiPriority w:val="39"/>
    <w:pPr>
      <w:keepNext w:val="0"/>
      <w:tabs>
        <w:tab w:val="left" w:pos="720"/>
        <w:tab w:val="right" w:leader="dot" w:pos="8443"/>
      </w:tabs>
      <w:ind w:left="240" w:firstLine="30"/>
      <w:jc w:val="left"/>
    </w:pPr>
    <w:rPr>
      <w:sz w:val="24"/>
    </w:rPr>
  </w:style>
  <w:style w:type="paragraph" w:styleId="TOC3">
    <w:name w:val="toc 3"/>
    <w:aliases w:val="目录 3"/>
    <w:basedOn w:val="a0"/>
    <w:next w:val="a0"/>
    <w:autoRedefine/>
    <w:semiHidden/>
    <w:pPr>
      <w:keepNext w:val="0"/>
      <w:tabs>
        <w:tab w:val="left" w:pos="1200"/>
        <w:tab w:val="right" w:leader="dot" w:pos="8443"/>
      </w:tabs>
      <w:ind w:left="480" w:firstLine="60"/>
      <w:jc w:val="left"/>
    </w:pPr>
    <w:rPr>
      <w:sz w:val="24"/>
    </w:rPr>
  </w:style>
  <w:style w:type="paragraph" w:customStyle="1" w:styleId="ac">
    <w:name w:val="目录"/>
    <w:basedOn w:val="a0"/>
    <w:next w:val="a0"/>
    <w:pPr>
      <w:spacing w:line="312" w:lineRule="auto"/>
      <w:ind w:firstLine="0"/>
      <w:jc w:val="center"/>
    </w:pPr>
    <w:rPr>
      <w:b/>
      <w:spacing w:val="80"/>
      <w:sz w:val="36"/>
    </w:rPr>
  </w:style>
  <w:style w:type="paragraph" w:customStyle="1" w:styleId="ad">
    <w:name w:val="资料编号"/>
    <w:basedOn w:val="a0"/>
    <w:next w:val="a0"/>
    <w:pPr>
      <w:keepNext w:val="0"/>
      <w:ind w:left="4997" w:firstLine="0"/>
    </w:pPr>
    <w:rPr>
      <w:b/>
      <w:snapToGrid w:val="0"/>
      <w:spacing w:val="20"/>
      <w:sz w:val="28"/>
      <w:lang w:eastAsia="en-US"/>
    </w:rPr>
  </w:style>
  <w:style w:type="paragraph" w:customStyle="1" w:styleId="FigTitle">
    <w:name w:val="FigTitle"/>
    <w:next w:val="a0"/>
    <w:pPr>
      <w:keepLines/>
      <w:widowControl w:val="0"/>
      <w:spacing w:before="120" w:after="240" w:line="360" w:lineRule="atLeast"/>
      <w:jc w:val="center"/>
    </w:pPr>
    <w:rPr>
      <w:rFonts w:ascii="楷体" w:eastAsia="楷体"/>
      <w:snapToGrid w:val="0"/>
      <w:spacing w:val="-16"/>
      <w:sz w:val="24"/>
      <w:lang w:eastAsia="en-US"/>
    </w:rPr>
  </w:style>
  <w:style w:type="paragraph" w:customStyle="1" w:styleId="TableTitle0">
    <w:name w:val="TableTitle"/>
    <w:basedOn w:val="a0"/>
    <w:next w:val="a0"/>
    <w:pPr>
      <w:keepNext w:val="0"/>
      <w:keepLines/>
      <w:widowControl w:val="0"/>
      <w:ind w:firstLine="0"/>
      <w:jc w:val="center"/>
    </w:pPr>
    <w:rPr>
      <w:snapToGrid w:val="0"/>
      <w:spacing w:val="-14"/>
      <w:lang w:eastAsia="en-US"/>
    </w:rPr>
  </w:style>
  <w:style w:type="paragraph" w:styleId="TOC4">
    <w:name w:val="toc 4"/>
    <w:aliases w:val="目录 4"/>
    <w:basedOn w:val="a0"/>
    <w:next w:val="a0"/>
    <w:autoRedefine/>
    <w:semiHidden/>
    <w:pPr>
      <w:spacing w:line="312" w:lineRule="auto"/>
      <w:ind w:left="1260" w:firstLine="0"/>
    </w:pPr>
    <w:rPr>
      <w:sz w:val="24"/>
    </w:rPr>
  </w:style>
  <w:style w:type="paragraph" w:styleId="TOC5">
    <w:name w:val="toc 5"/>
    <w:aliases w:val="目录 5"/>
    <w:basedOn w:val="a0"/>
    <w:next w:val="a0"/>
    <w:autoRedefine/>
    <w:semiHidden/>
    <w:pPr>
      <w:spacing w:line="312" w:lineRule="auto"/>
      <w:ind w:left="1680" w:firstLine="0"/>
    </w:pPr>
    <w:rPr>
      <w:sz w:val="24"/>
    </w:rPr>
  </w:style>
  <w:style w:type="paragraph" w:styleId="TOC6">
    <w:name w:val="toc 6"/>
    <w:aliases w:val="目录 6"/>
    <w:basedOn w:val="a0"/>
    <w:next w:val="a0"/>
    <w:autoRedefine/>
    <w:semiHidden/>
    <w:pPr>
      <w:spacing w:line="312" w:lineRule="auto"/>
      <w:ind w:left="2100" w:firstLine="0"/>
    </w:pPr>
    <w:rPr>
      <w:sz w:val="24"/>
    </w:rPr>
  </w:style>
  <w:style w:type="paragraph" w:styleId="TOC7">
    <w:name w:val="toc 7"/>
    <w:aliases w:val="目录 7"/>
    <w:basedOn w:val="a0"/>
    <w:next w:val="a0"/>
    <w:autoRedefine/>
    <w:semiHidden/>
    <w:pPr>
      <w:ind w:left="2520"/>
    </w:pPr>
  </w:style>
  <w:style w:type="paragraph" w:styleId="TOC8">
    <w:name w:val="toc 8"/>
    <w:aliases w:val="目录 8"/>
    <w:basedOn w:val="a0"/>
    <w:next w:val="a0"/>
    <w:autoRedefine/>
    <w:semiHidden/>
    <w:pPr>
      <w:ind w:left="2940"/>
    </w:pPr>
  </w:style>
  <w:style w:type="paragraph" w:styleId="TOC9">
    <w:name w:val="toc 9"/>
    <w:aliases w:val="目录 9"/>
    <w:basedOn w:val="a0"/>
    <w:next w:val="a0"/>
    <w:autoRedefine/>
    <w:semiHidden/>
    <w:pPr>
      <w:ind w:left="3360"/>
    </w:pPr>
  </w:style>
  <w:style w:type="paragraph" w:styleId="10">
    <w:name w:val="index 1"/>
    <w:basedOn w:val="a0"/>
    <w:next w:val="a0"/>
    <w:autoRedefine/>
    <w:semiHidden/>
    <w:pPr>
      <w:ind w:firstLine="0"/>
      <w:jc w:val="center"/>
    </w:pPr>
  </w:style>
  <w:style w:type="paragraph" w:styleId="21">
    <w:name w:val="index 2"/>
    <w:basedOn w:val="a0"/>
    <w:next w:val="a0"/>
    <w:autoRedefine/>
    <w:semiHidden/>
    <w:pPr>
      <w:ind w:left="420" w:firstLine="0"/>
    </w:pPr>
  </w:style>
  <w:style w:type="paragraph" w:styleId="30">
    <w:name w:val="index 3"/>
    <w:basedOn w:val="a0"/>
    <w:next w:val="a0"/>
    <w:autoRedefine/>
    <w:semiHidden/>
    <w:pPr>
      <w:ind w:left="840" w:firstLine="0"/>
    </w:pPr>
  </w:style>
  <w:style w:type="paragraph" w:styleId="40">
    <w:name w:val="index 4"/>
    <w:basedOn w:val="a0"/>
    <w:next w:val="a0"/>
    <w:autoRedefine/>
    <w:semiHidden/>
    <w:pPr>
      <w:ind w:left="1260" w:firstLine="0"/>
    </w:pPr>
  </w:style>
  <w:style w:type="paragraph" w:styleId="50">
    <w:name w:val="index 5"/>
    <w:basedOn w:val="a0"/>
    <w:next w:val="a0"/>
    <w:autoRedefine/>
    <w:semiHidden/>
    <w:pPr>
      <w:ind w:left="1680" w:firstLine="0"/>
    </w:pPr>
  </w:style>
  <w:style w:type="paragraph" w:styleId="60">
    <w:name w:val="index 6"/>
    <w:basedOn w:val="a0"/>
    <w:next w:val="a0"/>
    <w:autoRedefine/>
    <w:semiHidden/>
    <w:pPr>
      <w:ind w:left="2100" w:firstLine="0"/>
    </w:pPr>
  </w:style>
  <w:style w:type="paragraph" w:styleId="70">
    <w:name w:val="index 7"/>
    <w:basedOn w:val="a0"/>
    <w:next w:val="a0"/>
    <w:autoRedefine/>
    <w:semiHidden/>
    <w:pPr>
      <w:ind w:left="2520" w:firstLine="0"/>
    </w:pPr>
  </w:style>
  <w:style w:type="paragraph" w:styleId="80">
    <w:name w:val="index 8"/>
    <w:basedOn w:val="a0"/>
    <w:next w:val="a0"/>
    <w:autoRedefine/>
    <w:semiHidden/>
    <w:pPr>
      <w:ind w:left="2940" w:firstLine="0"/>
    </w:pPr>
  </w:style>
  <w:style w:type="paragraph" w:styleId="90">
    <w:name w:val="index 9"/>
    <w:basedOn w:val="a0"/>
    <w:next w:val="a0"/>
    <w:autoRedefine/>
    <w:semiHidden/>
    <w:pPr>
      <w:ind w:left="3360" w:firstLine="0"/>
    </w:pPr>
  </w:style>
  <w:style w:type="paragraph" w:styleId="ae">
    <w:name w:val="index heading"/>
    <w:basedOn w:val="a0"/>
    <w:next w:val="10"/>
    <w:semiHidden/>
  </w:style>
  <w:style w:type="paragraph" w:styleId="2">
    <w:name w:val="List Bullet 2"/>
    <w:basedOn w:val="a0"/>
    <w:autoRedefine/>
    <w:pPr>
      <w:numPr>
        <w:numId w:val="3"/>
      </w:numPr>
    </w:pPr>
  </w:style>
  <w:style w:type="paragraph" w:customStyle="1" w:styleId="11">
    <w:name w:val="列表1"/>
    <w:basedOn w:val="a0"/>
    <w:pPr>
      <w:keepNext w:val="0"/>
      <w:overflowPunct w:val="0"/>
      <w:autoSpaceDE w:val="0"/>
      <w:autoSpaceDN w:val="0"/>
      <w:adjustRightInd w:val="0"/>
      <w:spacing w:after="60" w:line="240" w:lineRule="auto"/>
      <w:ind w:left="990" w:right="432" w:hanging="360"/>
      <w:jc w:val="left"/>
      <w:textAlignment w:val="baseline"/>
    </w:pPr>
    <w:rPr>
      <w:rFonts w:ascii="楷体" w:eastAsia="楷体"/>
      <w:noProof/>
      <w:spacing w:val="-14"/>
      <w:sz w:val="22"/>
    </w:rPr>
  </w:style>
  <w:style w:type="paragraph" w:styleId="af">
    <w:name w:val="Body Text"/>
    <w:basedOn w:val="a0"/>
    <w:pPr>
      <w:ind w:firstLine="0"/>
    </w:pPr>
    <w:rPr>
      <w:sz w:val="18"/>
    </w:rPr>
  </w:style>
  <w:style w:type="paragraph" w:styleId="af0">
    <w:name w:val="Normal Indent"/>
    <w:basedOn w:val="a0"/>
    <w:pPr>
      <w:keepNext w:val="0"/>
      <w:widowControl w:val="0"/>
      <w:spacing w:after="120" w:line="240" w:lineRule="auto"/>
      <w:jc w:val="left"/>
    </w:pPr>
    <w:rPr>
      <w:rFonts w:ascii="Arial" w:eastAsia="仿宋_GB2312" w:hAnsi="Arial"/>
      <w:kern w:val="2"/>
      <w:sz w:val="24"/>
    </w:rPr>
  </w:style>
  <w:style w:type="paragraph" w:styleId="31">
    <w:name w:val="Body Text Indent 3"/>
    <w:basedOn w:val="a0"/>
    <w:pPr>
      <w:keepNext w:val="0"/>
      <w:widowControl w:val="0"/>
      <w:ind w:left="1361" w:firstLine="0"/>
    </w:pPr>
    <w:rPr>
      <w:rFonts w:ascii="Arial" w:eastAsia="仿宋_GB2312" w:hAnsi="Arial"/>
      <w:sz w:val="24"/>
    </w:rPr>
  </w:style>
  <w:style w:type="character" w:styleId="af1">
    <w:name w:val="footnote reference"/>
    <w:semiHidden/>
    <w:rPr>
      <w:vertAlign w:val="superscript"/>
    </w:rPr>
  </w:style>
  <w:style w:type="paragraph" w:styleId="af2">
    <w:name w:val="Body Text Indent"/>
    <w:basedOn w:val="a0"/>
    <w:pPr>
      <w:keepNext w:val="0"/>
      <w:keepLines/>
      <w:spacing w:after="120" w:line="240" w:lineRule="auto"/>
      <w:ind w:firstLine="432"/>
    </w:pPr>
    <w:rPr>
      <w:rFonts w:ascii="楷体" w:eastAsia="楷体"/>
      <w:sz w:val="24"/>
    </w:rPr>
  </w:style>
  <w:style w:type="paragraph" w:styleId="22">
    <w:name w:val="Body Text Indent 2"/>
    <w:basedOn w:val="a0"/>
  </w:style>
  <w:style w:type="paragraph" w:customStyle="1" w:styleId="TNR-10">
    <w:name w:val="TNR-10"/>
    <w:basedOn w:val="a0"/>
    <w:pPr>
      <w:keepNext w:val="0"/>
      <w:spacing w:line="240" w:lineRule="auto"/>
      <w:ind w:firstLine="0"/>
      <w:jc w:val="left"/>
    </w:pPr>
    <w:rPr>
      <w:rFonts w:ascii="Arial" w:hAnsi="Arial"/>
      <w:sz w:val="20"/>
      <w:lang w:val="de-DE"/>
    </w:rPr>
  </w:style>
  <w:style w:type="character" w:customStyle="1" w:styleId="a6">
    <w:name w:val="页脚 字符"/>
    <w:link w:val="a5"/>
    <w:uiPriority w:val="99"/>
    <w:rsid w:val="007C4FCE"/>
    <w:rPr>
      <w:sz w:val="24"/>
    </w:rPr>
  </w:style>
  <w:style w:type="paragraph" w:styleId="af3">
    <w:name w:val="List Paragraph"/>
    <w:aliases w:val="列出段落"/>
    <w:basedOn w:val="a0"/>
    <w:uiPriority w:val="34"/>
    <w:qFormat/>
    <w:rsid w:val="0008288A"/>
    <w:pPr>
      <w:keepNext w:val="0"/>
      <w:widowControl w:val="0"/>
      <w:ind w:firstLineChars="200" w:firstLine="200"/>
    </w:pPr>
    <w:rPr>
      <w:rFonts w:ascii="Calibri" w:hAnsi="Calibri"/>
      <w:kern w:val="2"/>
      <w:szCs w:val="22"/>
    </w:rPr>
  </w:style>
  <w:style w:type="paragraph" w:styleId="af4">
    <w:name w:val="Revision"/>
    <w:hidden/>
    <w:uiPriority w:val="99"/>
    <w:semiHidden/>
    <w:rsid w:val="00B43977"/>
    <w:rPr>
      <w:sz w:val="21"/>
    </w:rPr>
  </w:style>
  <w:style w:type="paragraph" w:styleId="af5">
    <w:name w:val="Balloon Text"/>
    <w:basedOn w:val="a0"/>
    <w:link w:val="af6"/>
    <w:rsid w:val="00B43977"/>
    <w:pPr>
      <w:spacing w:line="240" w:lineRule="auto"/>
    </w:pPr>
    <w:rPr>
      <w:sz w:val="18"/>
      <w:szCs w:val="18"/>
    </w:rPr>
  </w:style>
  <w:style w:type="character" w:customStyle="1" w:styleId="af6">
    <w:name w:val="批注框文本 字符"/>
    <w:basedOn w:val="a1"/>
    <w:link w:val="af5"/>
    <w:rsid w:val="00B43977"/>
    <w:rPr>
      <w:sz w:val="18"/>
      <w:szCs w:val="18"/>
    </w:rPr>
  </w:style>
  <w:style w:type="table" w:styleId="af7">
    <w:name w:val="Table Grid"/>
    <w:basedOn w:val="a2"/>
    <w:rsid w:val="00C1526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948327">
      <w:bodyDiv w:val="1"/>
      <w:marLeft w:val="0"/>
      <w:marRight w:val="0"/>
      <w:marTop w:val="0"/>
      <w:marBottom w:val="0"/>
      <w:divBdr>
        <w:top w:val="none" w:sz="0" w:space="0" w:color="auto"/>
        <w:left w:val="none" w:sz="0" w:space="0" w:color="auto"/>
        <w:bottom w:val="none" w:sz="0" w:space="0" w:color="auto"/>
        <w:right w:val="none" w:sz="0" w:space="0" w:color="auto"/>
      </w:divBdr>
      <w:divsChild>
        <w:div w:id="1340233336">
          <w:marLeft w:val="0"/>
          <w:marRight w:val="0"/>
          <w:marTop w:val="0"/>
          <w:marBottom w:val="225"/>
          <w:divBdr>
            <w:top w:val="none" w:sz="0" w:space="0" w:color="auto"/>
            <w:left w:val="none" w:sz="0" w:space="0" w:color="auto"/>
            <w:bottom w:val="none" w:sz="0" w:space="0" w:color="auto"/>
            <w:right w:val="none" w:sz="0" w:space="0" w:color="auto"/>
          </w:divBdr>
        </w:div>
        <w:div w:id="1456024139">
          <w:marLeft w:val="0"/>
          <w:marRight w:val="0"/>
          <w:marTop w:val="0"/>
          <w:marBottom w:val="225"/>
          <w:divBdr>
            <w:top w:val="none" w:sz="0" w:space="0" w:color="auto"/>
            <w:left w:val="none" w:sz="0" w:space="0" w:color="auto"/>
            <w:bottom w:val="none" w:sz="0" w:space="0" w:color="auto"/>
            <w:right w:val="none" w:sz="0" w:space="0" w:color="auto"/>
          </w:divBdr>
        </w:div>
      </w:divsChild>
    </w:div>
    <w:div w:id="354304759">
      <w:bodyDiv w:val="1"/>
      <w:marLeft w:val="0"/>
      <w:marRight w:val="0"/>
      <w:marTop w:val="0"/>
      <w:marBottom w:val="0"/>
      <w:divBdr>
        <w:top w:val="none" w:sz="0" w:space="0" w:color="auto"/>
        <w:left w:val="none" w:sz="0" w:space="0" w:color="auto"/>
        <w:bottom w:val="none" w:sz="0" w:space="0" w:color="auto"/>
        <w:right w:val="none" w:sz="0" w:space="0" w:color="auto"/>
      </w:divBdr>
    </w:div>
    <w:div w:id="1061516979">
      <w:bodyDiv w:val="1"/>
      <w:marLeft w:val="0"/>
      <w:marRight w:val="0"/>
      <w:marTop w:val="0"/>
      <w:marBottom w:val="0"/>
      <w:divBdr>
        <w:top w:val="none" w:sz="0" w:space="0" w:color="auto"/>
        <w:left w:val="none" w:sz="0" w:space="0" w:color="auto"/>
        <w:bottom w:val="none" w:sz="0" w:space="0" w:color="auto"/>
        <w:right w:val="none" w:sz="0" w:space="0" w:color="auto"/>
      </w:divBdr>
    </w:div>
    <w:div w:id="1075321054">
      <w:bodyDiv w:val="1"/>
      <w:marLeft w:val="0"/>
      <w:marRight w:val="0"/>
      <w:marTop w:val="0"/>
      <w:marBottom w:val="0"/>
      <w:divBdr>
        <w:top w:val="none" w:sz="0" w:space="0" w:color="auto"/>
        <w:left w:val="none" w:sz="0" w:space="0" w:color="auto"/>
        <w:bottom w:val="none" w:sz="0" w:space="0" w:color="auto"/>
        <w:right w:val="none" w:sz="0" w:space="0" w:color="auto"/>
      </w:divBdr>
      <w:divsChild>
        <w:div w:id="2079398513">
          <w:marLeft w:val="375"/>
          <w:marRight w:val="0"/>
          <w:marTop w:val="0"/>
          <w:marBottom w:val="0"/>
          <w:divBdr>
            <w:top w:val="none" w:sz="0" w:space="0" w:color="auto"/>
            <w:left w:val="none" w:sz="0" w:space="0" w:color="auto"/>
            <w:bottom w:val="none" w:sz="0" w:space="0" w:color="auto"/>
            <w:right w:val="none" w:sz="0" w:space="0" w:color="auto"/>
          </w:divBdr>
        </w:div>
        <w:div w:id="1845240947">
          <w:marLeft w:val="375"/>
          <w:marRight w:val="0"/>
          <w:marTop w:val="0"/>
          <w:marBottom w:val="0"/>
          <w:divBdr>
            <w:top w:val="none" w:sz="0" w:space="0" w:color="auto"/>
            <w:left w:val="none" w:sz="0" w:space="0" w:color="auto"/>
            <w:bottom w:val="none" w:sz="0" w:space="0" w:color="auto"/>
            <w:right w:val="none" w:sz="0" w:space="0" w:color="auto"/>
          </w:divBdr>
        </w:div>
        <w:div w:id="1529682636">
          <w:marLeft w:val="375"/>
          <w:marRight w:val="0"/>
          <w:marTop w:val="0"/>
          <w:marBottom w:val="0"/>
          <w:divBdr>
            <w:top w:val="none" w:sz="0" w:space="0" w:color="auto"/>
            <w:left w:val="none" w:sz="0" w:space="0" w:color="auto"/>
            <w:bottom w:val="none" w:sz="0" w:space="0" w:color="auto"/>
            <w:right w:val="none" w:sz="0" w:space="0" w:color="auto"/>
          </w:divBdr>
        </w:div>
        <w:div w:id="142236999">
          <w:marLeft w:val="375"/>
          <w:marRight w:val="0"/>
          <w:marTop w:val="0"/>
          <w:marBottom w:val="0"/>
          <w:divBdr>
            <w:top w:val="none" w:sz="0" w:space="0" w:color="auto"/>
            <w:left w:val="none" w:sz="0" w:space="0" w:color="auto"/>
            <w:bottom w:val="none" w:sz="0" w:space="0" w:color="auto"/>
            <w:right w:val="none" w:sz="0" w:space="0" w:color="auto"/>
          </w:divBdr>
        </w:div>
        <w:div w:id="396780137">
          <w:marLeft w:val="375"/>
          <w:marRight w:val="0"/>
          <w:marTop w:val="0"/>
          <w:marBottom w:val="0"/>
          <w:divBdr>
            <w:top w:val="none" w:sz="0" w:space="0" w:color="auto"/>
            <w:left w:val="none" w:sz="0" w:space="0" w:color="auto"/>
            <w:bottom w:val="none" w:sz="0" w:space="0" w:color="auto"/>
            <w:right w:val="none" w:sz="0" w:space="0" w:color="auto"/>
          </w:divBdr>
        </w:div>
        <w:div w:id="2023579590">
          <w:marLeft w:val="375"/>
          <w:marRight w:val="0"/>
          <w:marTop w:val="0"/>
          <w:marBottom w:val="0"/>
          <w:divBdr>
            <w:top w:val="none" w:sz="0" w:space="0" w:color="auto"/>
            <w:left w:val="none" w:sz="0" w:space="0" w:color="auto"/>
            <w:bottom w:val="none" w:sz="0" w:space="0" w:color="auto"/>
            <w:right w:val="none" w:sz="0" w:space="0" w:color="auto"/>
          </w:divBdr>
        </w:div>
        <w:div w:id="1564292852">
          <w:marLeft w:val="375"/>
          <w:marRight w:val="0"/>
          <w:marTop w:val="0"/>
          <w:marBottom w:val="0"/>
          <w:divBdr>
            <w:top w:val="none" w:sz="0" w:space="0" w:color="auto"/>
            <w:left w:val="none" w:sz="0" w:space="0" w:color="auto"/>
            <w:bottom w:val="none" w:sz="0" w:space="0" w:color="auto"/>
            <w:right w:val="none" w:sz="0" w:space="0" w:color="auto"/>
          </w:divBdr>
        </w:div>
        <w:div w:id="1463425954">
          <w:marLeft w:val="375"/>
          <w:marRight w:val="0"/>
          <w:marTop w:val="0"/>
          <w:marBottom w:val="0"/>
          <w:divBdr>
            <w:top w:val="none" w:sz="0" w:space="0" w:color="auto"/>
            <w:left w:val="none" w:sz="0" w:space="0" w:color="auto"/>
            <w:bottom w:val="none" w:sz="0" w:space="0" w:color="auto"/>
            <w:right w:val="none" w:sz="0" w:space="0" w:color="auto"/>
          </w:divBdr>
        </w:div>
        <w:div w:id="451436937">
          <w:marLeft w:val="375"/>
          <w:marRight w:val="0"/>
          <w:marTop w:val="0"/>
          <w:marBottom w:val="0"/>
          <w:divBdr>
            <w:top w:val="none" w:sz="0" w:space="0" w:color="auto"/>
            <w:left w:val="none" w:sz="0" w:space="0" w:color="auto"/>
            <w:bottom w:val="none" w:sz="0" w:space="0" w:color="auto"/>
            <w:right w:val="none" w:sz="0" w:space="0" w:color="auto"/>
          </w:divBdr>
        </w:div>
        <w:div w:id="1905797421">
          <w:marLeft w:val="375"/>
          <w:marRight w:val="0"/>
          <w:marTop w:val="0"/>
          <w:marBottom w:val="0"/>
          <w:divBdr>
            <w:top w:val="none" w:sz="0" w:space="0" w:color="auto"/>
            <w:left w:val="none" w:sz="0" w:space="0" w:color="auto"/>
            <w:bottom w:val="none" w:sz="0" w:space="0" w:color="auto"/>
            <w:right w:val="none" w:sz="0" w:space="0" w:color="auto"/>
          </w:divBdr>
        </w:div>
        <w:div w:id="1033270038">
          <w:marLeft w:val="375"/>
          <w:marRight w:val="0"/>
          <w:marTop w:val="0"/>
          <w:marBottom w:val="0"/>
          <w:divBdr>
            <w:top w:val="none" w:sz="0" w:space="0" w:color="auto"/>
            <w:left w:val="none" w:sz="0" w:space="0" w:color="auto"/>
            <w:bottom w:val="none" w:sz="0" w:space="0" w:color="auto"/>
            <w:right w:val="none" w:sz="0" w:space="0" w:color="auto"/>
          </w:divBdr>
        </w:div>
        <w:div w:id="937107095">
          <w:marLeft w:val="375"/>
          <w:marRight w:val="0"/>
          <w:marTop w:val="0"/>
          <w:marBottom w:val="0"/>
          <w:divBdr>
            <w:top w:val="none" w:sz="0" w:space="0" w:color="auto"/>
            <w:left w:val="none" w:sz="0" w:space="0" w:color="auto"/>
            <w:bottom w:val="none" w:sz="0" w:space="0" w:color="auto"/>
            <w:right w:val="none" w:sz="0" w:space="0" w:color="auto"/>
          </w:divBdr>
        </w:div>
        <w:div w:id="690648961">
          <w:marLeft w:val="375"/>
          <w:marRight w:val="0"/>
          <w:marTop w:val="0"/>
          <w:marBottom w:val="0"/>
          <w:divBdr>
            <w:top w:val="none" w:sz="0" w:space="0" w:color="auto"/>
            <w:left w:val="none" w:sz="0" w:space="0" w:color="auto"/>
            <w:bottom w:val="none" w:sz="0" w:space="0" w:color="auto"/>
            <w:right w:val="none" w:sz="0" w:space="0" w:color="auto"/>
          </w:divBdr>
        </w:div>
        <w:div w:id="1106190958">
          <w:marLeft w:val="375"/>
          <w:marRight w:val="0"/>
          <w:marTop w:val="0"/>
          <w:marBottom w:val="0"/>
          <w:divBdr>
            <w:top w:val="none" w:sz="0" w:space="0" w:color="auto"/>
            <w:left w:val="none" w:sz="0" w:space="0" w:color="auto"/>
            <w:bottom w:val="none" w:sz="0" w:space="0" w:color="auto"/>
            <w:right w:val="none" w:sz="0" w:space="0" w:color="auto"/>
          </w:divBdr>
        </w:div>
        <w:div w:id="1766220755">
          <w:marLeft w:val="375"/>
          <w:marRight w:val="0"/>
          <w:marTop w:val="0"/>
          <w:marBottom w:val="0"/>
          <w:divBdr>
            <w:top w:val="none" w:sz="0" w:space="0" w:color="auto"/>
            <w:left w:val="none" w:sz="0" w:space="0" w:color="auto"/>
            <w:bottom w:val="none" w:sz="0" w:space="0" w:color="auto"/>
            <w:right w:val="none" w:sz="0" w:space="0" w:color="auto"/>
          </w:divBdr>
        </w:div>
        <w:div w:id="951864000">
          <w:marLeft w:val="375"/>
          <w:marRight w:val="0"/>
          <w:marTop w:val="0"/>
          <w:marBottom w:val="0"/>
          <w:divBdr>
            <w:top w:val="none" w:sz="0" w:space="0" w:color="auto"/>
            <w:left w:val="none" w:sz="0" w:space="0" w:color="auto"/>
            <w:bottom w:val="none" w:sz="0" w:space="0" w:color="auto"/>
            <w:right w:val="none" w:sz="0" w:space="0" w:color="auto"/>
          </w:divBdr>
        </w:div>
        <w:div w:id="1049113398">
          <w:marLeft w:val="375"/>
          <w:marRight w:val="0"/>
          <w:marTop w:val="0"/>
          <w:marBottom w:val="0"/>
          <w:divBdr>
            <w:top w:val="none" w:sz="0" w:space="0" w:color="auto"/>
            <w:left w:val="none" w:sz="0" w:space="0" w:color="auto"/>
            <w:bottom w:val="none" w:sz="0" w:space="0" w:color="auto"/>
            <w:right w:val="none" w:sz="0" w:space="0" w:color="auto"/>
          </w:divBdr>
        </w:div>
        <w:div w:id="682558002">
          <w:marLeft w:val="375"/>
          <w:marRight w:val="0"/>
          <w:marTop w:val="0"/>
          <w:marBottom w:val="0"/>
          <w:divBdr>
            <w:top w:val="none" w:sz="0" w:space="0" w:color="auto"/>
            <w:left w:val="none" w:sz="0" w:space="0" w:color="auto"/>
            <w:bottom w:val="none" w:sz="0" w:space="0" w:color="auto"/>
            <w:right w:val="none" w:sz="0" w:space="0" w:color="auto"/>
          </w:divBdr>
        </w:div>
        <w:div w:id="1347908292">
          <w:marLeft w:val="375"/>
          <w:marRight w:val="0"/>
          <w:marTop w:val="0"/>
          <w:marBottom w:val="0"/>
          <w:divBdr>
            <w:top w:val="none" w:sz="0" w:space="0" w:color="auto"/>
            <w:left w:val="none" w:sz="0" w:space="0" w:color="auto"/>
            <w:bottom w:val="none" w:sz="0" w:space="0" w:color="auto"/>
            <w:right w:val="none" w:sz="0" w:space="0" w:color="auto"/>
          </w:divBdr>
        </w:div>
        <w:div w:id="1859614029">
          <w:marLeft w:val="375"/>
          <w:marRight w:val="0"/>
          <w:marTop w:val="0"/>
          <w:marBottom w:val="0"/>
          <w:divBdr>
            <w:top w:val="none" w:sz="0" w:space="0" w:color="auto"/>
            <w:left w:val="none" w:sz="0" w:space="0" w:color="auto"/>
            <w:bottom w:val="none" w:sz="0" w:space="0" w:color="auto"/>
            <w:right w:val="none" w:sz="0" w:space="0" w:color="auto"/>
          </w:divBdr>
        </w:div>
      </w:divsChild>
    </w:div>
    <w:div w:id="1435832170">
      <w:bodyDiv w:val="1"/>
      <w:marLeft w:val="0"/>
      <w:marRight w:val="0"/>
      <w:marTop w:val="0"/>
      <w:marBottom w:val="0"/>
      <w:divBdr>
        <w:top w:val="none" w:sz="0" w:space="0" w:color="auto"/>
        <w:left w:val="none" w:sz="0" w:space="0" w:color="auto"/>
        <w:bottom w:val="none" w:sz="0" w:space="0" w:color="auto"/>
        <w:right w:val="none" w:sz="0" w:space="0" w:color="auto"/>
      </w:divBdr>
    </w:div>
    <w:div w:id="1456561566">
      <w:bodyDiv w:val="1"/>
      <w:marLeft w:val="0"/>
      <w:marRight w:val="0"/>
      <w:marTop w:val="0"/>
      <w:marBottom w:val="0"/>
      <w:divBdr>
        <w:top w:val="none" w:sz="0" w:space="0" w:color="auto"/>
        <w:left w:val="none" w:sz="0" w:space="0" w:color="auto"/>
        <w:bottom w:val="none" w:sz="0" w:space="0" w:color="auto"/>
        <w:right w:val="none" w:sz="0" w:space="0" w:color="auto"/>
      </w:divBdr>
      <w:divsChild>
        <w:div w:id="1243297461">
          <w:marLeft w:val="0"/>
          <w:marRight w:val="0"/>
          <w:marTop w:val="0"/>
          <w:marBottom w:val="45"/>
          <w:divBdr>
            <w:top w:val="single" w:sz="6" w:space="0" w:color="E0E0E0"/>
            <w:left w:val="single" w:sz="6" w:space="0" w:color="E0E0E0"/>
            <w:bottom w:val="single" w:sz="6" w:space="0" w:color="E0E0E0"/>
            <w:right w:val="single" w:sz="6" w:space="0" w:color="E0E0E0"/>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png"/><Relationship Id="rId21" Type="http://schemas.openxmlformats.org/officeDocument/2006/relationships/image" Target="media/image2.png"/><Relationship Id="rId34"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header" Target="header7.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microsoft.com/office/2011/relationships/people" Target="people.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jpg"/><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_rels/footer7.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1F09F40-A3E8-43FF-801F-FB3613BBA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2447</Words>
  <Characters>13951</Characters>
  <Application>Microsoft Office Word</Application>
  <DocSecurity>0</DocSecurity>
  <Lines>116</Lines>
  <Paragraphs>32</Paragraphs>
  <ScaleCrop>false</ScaleCrop>
  <Company/>
  <LinksUpToDate>false</LinksUpToDate>
  <CharactersWithSpaces>16366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系统设计报告</dc:title>
  <dc:subject/>
  <dc:creator>Wang Qian</dc:creator>
  <cp:keywords/>
  <cp:lastModifiedBy>赵 子文</cp:lastModifiedBy>
  <cp:revision>10</cp:revision>
  <cp:lastPrinted>2018-11-21T09:47:00Z</cp:lastPrinted>
  <dcterms:created xsi:type="dcterms:W3CDTF">2018-11-18T13:46:00Z</dcterms:created>
  <dcterms:modified xsi:type="dcterms:W3CDTF">2018-11-21T09:47:00Z</dcterms:modified>
</cp:coreProperties>
</file>